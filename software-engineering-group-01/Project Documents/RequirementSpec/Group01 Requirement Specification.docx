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DB6152" w14:textId="77777777" w:rsidR="00541377" w:rsidRPr="00BF662B" w:rsidRDefault="00541377" w:rsidP="00BD6ACB">
      <w:pPr>
        <w:spacing w:after="0" w:line="240" w:lineRule="auto"/>
        <w:jc w:val="both"/>
        <w:textAlignment w:val="baseline"/>
        <w:rPr>
          <w:rFonts w:eastAsia="Times New Roman" w:cstheme="minorHAnsi"/>
          <w:kern w:val="0"/>
          <w:sz w:val="56"/>
          <w:szCs w:val="56"/>
          <w:lang w:eastAsia="en-GB"/>
          <w14:ligatures w14:val="none"/>
        </w:rPr>
      </w:pPr>
      <w:bookmarkStart w:id="0" w:name="_Hlk151576584"/>
      <w:bookmarkEnd w:id="0"/>
    </w:p>
    <w:p w14:paraId="47305740" w14:textId="75A76697" w:rsidR="00DC2131" w:rsidRPr="00BF662B" w:rsidRDefault="00F72B28" w:rsidP="004A1E9C">
      <w:pPr>
        <w:spacing w:after="0" w:line="240" w:lineRule="auto"/>
        <w:jc w:val="center"/>
        <w:textAlignment w:val="baseline"/>
        <w:rPr>
          <w:rFonts w:eastAsia="Times New Roman" w:cstheme="minorHAnsi"/>
          <w:kern w:val="0"/>
          <w:sz w:val="56"/>
          <w:szCs w:val="56"/>
          <w:lang w:eastAsia="en-GB"/>
          <w14:ligatures w14:val="none"/>
        </w:rPr>
      </w:pPr>
      <w:r>
        <w:rPr>
          <w:noProof/>
        </w:rPr>
        <w:drawing>
          <wp:anchor distT="0" distB="0" distL="114300" distR="114300" simplePos="0" relativeHeight="251658240" behindDoc="0" locked="0" layoutInCell="1" allowOverlap="1" wp14:anchorId="09D9F0B7" wp14:editId="4E2EAB6E">
            <wp:simplePos x="0" y="0"/>
            <wp:positionH relativeFrom="column">
              <wp:posOffset>0</wp:posOffset>
            </wp:positionH>
            <wp:positionV relativeFrom="paragraph">
              <wp:posOffset>-220980</wp:posOffset>
            </wp:positionV>
            <wp:extent cx="5731510" cy="2473960"/>
            <wp:effectExtent l="0" t="0" r="0" b="0"/>
            <wp:wrapTopAndBottom/>
            <wp:docPr id="942253880" name="Picture 942253880" descr="Durham University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rham University logo transparent PNG - Stic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73960"/>
                    </a:xfrm>
                    <a:prstGeom prst="rect">
                      <a:avLst/>
                    </a:prstGeom>
                    <a:noFill/>
                    <a:ln>
                      <a:noFill/>
                    </a:ln>
                  </pic:spPr>
                </pic:pic>
              </a:graphicData>
            </a:graphic>
          </wp:anchor>
        </w:drawing>
      </w:r>
      <w:r w:rsidR="00D5376F" w:rsidRPr="00BF662B">
        <w:rPr>
          <w:rFonts w:eastAsia="Times New Roman" w:cstheme="minorHAnsi"/>
          <w:kern w:val="0"/>
          <w:sz w:val="56"/>
          <w:szCs w:val="56"/>
          <w:lang w:eastAsia="en-GB"/>
          <w14:ligatures w14:val="none"/>
        </w:rPr>
        <w:t xml:space="preserve">Durham University </w:t>
      </w:r>
      <w:r w:rsidR="00A66CD5" w:rsidRPr="00BF662B">
        <w:rPr>
          <w:rFonts w:eastAsia="Times New Roman" w:cstheme="minorHAnsi"/>
          <w:kern w:val="0"/>
          <w:sz w:val="56"/>
          <w:szCs w:val="56"/>
          <w:lang w:eastAsia="en-GB"/>
          <w14:ligatures w14:val="none"/>
        </w:rPr>
        <w:t>Meditate</w:t>
      </w:r>
      <w:r w:rsidR="003A45E0" w:rsidRPr="00BF662B">
        <w:rPr>
          <w:rFonts w:eastAsia="Times New Roman" w:cstheme="minorHAnsi"/>
          <w:kern w:val="0"/>
          <w:sz w:val="56"/>
          <w:szCs w:val="56"/>
          <w:lang w:eastAsia="en-GB"/>
          <w14:ligatures w14:val="none"/>
        </w:rPr>
        <w:t xml:space="preserve">VR </w:t>
      </w:r>
      <w:r w:rsidR="00DC2131" w:rsidRPr="00BF662B">
        <w:rPr>
          <w:rFonts w:eastAsia="Times New Roman" w:cstheme="minorHAnsi"/>
          <w:kern w:val="0"/>
          <w:sz w:val="56"/>
          <w:szCs w:val="56"/>
          <w:lang w:eastAsia="en-GB"/>
          <w14:ligatures w14:val="none"/>
        </w:rPr>
        <w:t>Requirements Specification</w:t>
      </w:r>
    </w:p>
    <w:p w14:paraId="4AB7104B" w14:textId="6F9C8DD9" w:rsidR="00541377" w:rsidRPr="00BF662B" w:rsidRDefault="00541377" w:rsidP="00BD6ACB">
      <w:pPr>
        <w:spacing w:after="0" w:line="240" w:lineRule="auto"/>
        <w:jc w:val="both"/>
        <w:textAlignment w:val="baseline"/>
        <w:rPr>
          <w:rFonts w:eastAsia="Times New Roman" w:cstheme="minorHAnsi"/>
          <w:kern w:val="0"/>
          <w:sz w:val="56"/>
          <w:szCs w:val="56"/>
          <w:lang w:eastAsia="en-GB"/>
          <w14:ligatures w14:val="none"/>
        </w:rPr>
      </w:pPr>
    </w:p>
    <w:p w14:paraId="0366A0BB" w14:textId="10FDC79E" w:rsidR="00541377" w:rsidRPr="00541377" w:rsidRDefault="00541377" w:rsidP="004A1E9C">
      <w:pPr>
        <w:jc w:val="center"/>
        <w:rPr>
          <w:i/>
          <w:sz w:val="32"/>
          <w:szCs w:val="32"/>
          <w:lang w:eastAsia="en-GB"/>
        </w:rPr>
      </w:pPr>
      <w:r w:rsidRPr="00541377">
        <w:rPr>
          <w:i/>
          <w:sz w:val="32"/>
          <w:szCs w:val="32"/>
          <w:lang w:eastAsia="en-GB"/>
        </w:rPr>
        <w:t>Group 1</w:t>
      </w:r>
    </w:p>
    <w:p w14:paraId="0B4FD0DA" w14:textId="38133B53" w:rsidR="00541377" w:rsidRPr="007216CA" w:rsidRDefault="00541377" w:rsidP="004A1E9C">
      <w:pPr>
        <w:jc w:val="center"/>
        <w:rPr>
          <w:lang w:val="de-DE" w:eastAsia="en-GB"/>
        </w:rPr>
      </w:pPr>
      <w:r w:rsidRPr="007216CA">
        <w:rPr>
          <w:lang w:val="de-DE" w:eastAsia="en-GB"/>
        </w:rPr>
        <w:t>Adam Seidel (</w:t>
      </w:r>
      <w:r w:rsidR="00675850">
        <w:rPr>
          <w:lang w:val="de-DE" w:eastAsia="en-GB"/>
        </w:rPr>
        <w:t>nnng</w:t>
      </w:r>
      <w:r w:rsidR="004A26D7">
        <w:rPr>
          <w:lang w:val="de-DE" w:eastAsia="en-GB"/>
        </w:rPr>
        <w:t>27</w:t>
      </w:r>
      <w:r w:rsidRPr="007216CA">
        <w:rPr>
          <w:lang w:val="de-DE" w:eastAsia="en-GB"/>
        </w:rPr>
        <w:t>)</w:t>
      </w:r>
    </w:p>
    <w:p w14:paraId="4284BDF4" w14:textId="06A6D512" w:rsidR="00541377" w:rsidRPr="00112E78" w:rsidRDefault="00541377" w:rsidP="004A1E9C">
      <w:pPr>
        <w:jc w:val="center"/>
        <w:rPr>
          <w:lang w:val="de-DE" w:eastAsia="en-GB"/>
        </w:rPr>
      </w:pPr>
      <w:r w:rsidRPr="007216CA">
        <w:rPr>
          <w:lang w:val="de-DE" w:eastAsia="en-GB"/>
        </w:rPr>
        <w:t>Ben Hughes (</w:t>
      </w:r>
      <w:r w:rsidR="271C7D00" w:rsidRPr="77DA616F">
        <w:rPr>
          <w:lang w:val="de-DE" w:eastAsia="en-GB"/>
        </w:rPr>
        <w:t>krcc</w:t>
      </w:r>
      <w:r w:rsidR="007257E0" w:rsidRPr="77DA616F">
        <w:rPr>
          <w:lang w:val="de-DE" w:eastAsia="en-GB"/>
        </w:rPr>
        <w:t>82</w:t>
      </w:r>
      <w:r w:rsidRPr="007216CA">
        <w:rPr>
          <w:lang w:val="de-DE" w:eastAsia="en-GB"/>
        </w:rPr>
        <w:t>)</w:t>
      </w:r>
    </w:p>
    <w:p w14:paraId="473EBD14" w14:textId="63AEBE7D" w:rsidR="00541377" w:rsidRDefault="00541377" w:rsidP="004A1E9C">
      <w:pPr>
        <w:jc w:val="center"/>
        <w:rPr>
          <w:lang w:eastAsia="en-GB"/>
        </w:rPr>
      </w:pPr>
      <w:r>
        <w:rPr>
          <w:lang w:eastAsia="en-GB"/>
        </w:rPr>
        <w:t xml:space="preserve">Enego Comley </w:t>
      </w:r>
      <w:r w:rsidRPr="4A3C7106">
        <w:rPr>
          <w:lang w:eastAsia="en-GB"/>
        </w:rPr>
        <w:t>(</w:t>
      </w:r>
      <w:r w:rsidR="500B2851" w:rsidRPr="77DA616F">
        <w:rPr>
          <w:lang w:eastAsia="en-GB"/>
        </w:rPr>
        <w:t>wdsz</w:t>
      </w:r>
      <w:r w:rsidR="009D215F" w:rsidRPr="77DA616F">
        <w:rPr>
          <w:lang w:eastAsia="en-GB"/>
        </w:rPr>
        <w:t>78</w:t>
      </w:r>
      <w:r w:rsidRPr="4A3C7106">
        <w:rPr>
          <w:lang w:eastAsia="en-GB"/>
        </w:rPr>
        <w:t>)</w:t>
      </w:r>
    </w:p>
    <w:p w14:paraId="64EBF2CD" w14:textId="00668009" w:rsidR="00541377" w:rsidRDefault="00D15D66" w:rsidP="004A1E9C">
      <w:pPr>
        <w:jc w:val="center"/>
        <w:rPr>
          <w:lang w:eastAsia="en-GB"/>
        </w:rPr>
      </w:pPr>
      <w:r>
        <w:rPr>
          <w:lang w:eastAsia="en-GB"/>
        </w:rPr>
        <w:t xml:space="preserve">Pad </w:t>
      </w:r>
      <w:r w:rsidR="00553FC0">
        <w:rPr>
          <w:lang w:eastAsia="en-GB"/>
        </w:rPr>
        <w:t xml:space="preserve">Pang </w:t>
      </w:r>
      <w:r w:rsidR="419FD65E" w:rsidRPr="6FE48378">
        <w:rPr>
          <w:lang w:eastAsia="en-GB"/>
        </w:rPr>
        <w:t>(</w:t>
      </w:r>
      <w:r w:rsidR="766521BD" w:rsidRPr="77DA616F">
        <w:rPr>
          <w:lang w:eastAsia="en-GB"/>
        </w:rPr>
        <w:t>gjzt</w:t>
      </w:r>
      <w:r w:rsidR="6D3E5878" w:rsidRPr="77DA616F">
        <w:rPr>
          <w:lang w:eastAsia="en-GB"/>
        </w:rPr>
        <w:t>58</w:t>
      </w:r>
      <w:r w:rsidR="419FD65E" w:rsidRPr="6FE48378">
        <w:rPr>
          <w:lang w:eastAsia="en-GB"/>
        </w:rPr>
        <w:t>)</w:t>
      </w:r>
    </w:p>
    <w:p w14:paraId="514CBDE2" w14:textId="6CF40134" w:rsidR="00553FC0" w:rsidRDefault="007257E0" w:rsidP="004A1E9C">
      <w:pPr>
        <w:jc w:val="center"/>
        <w:rPr>
          <w:lang w:eastAsia="en-GB"/>
        </w:rPr>
      </w:pPr>
      <w:r w:rsidRPr="5EC45582">
        <w:rPr>
          <w:lang w:eastAsia="en-GB"/>
        </w:rPr>
        <w:t>Nathani</w:t>
      </w:r>
      <w:r w:rsidR="66F841C3" w:rsidRPr="5EC45582">
        <w:rPr>
          <w:lang w:eastAsia="en-GB"/>
        </w:rPr>
        <w:t>e</w:t>
      </w:r>
      <w:r w:rsidRPr="5EC45582">
        <w:rPr>
          <w:lang w:eastAsia="en-GB"/>
        </w:rPr>
        <w:t>l Mosey (</w:t>
      </w:r>
      <w:r w:rsidR="5724629F" w:rsidRPr="77DA616F">
        <w:rPr>
          <w:lang w:eastAsia="en-GB"/>
        </w:rPr>
        <w:t>wjld</w:t>
      </w:r>
      <w:r w:rsidR="738E1E19" w:rsidRPr="77DA616F">
        <w:rPr>
          <w:lang w:eastAsia="en-GB"/>
        </w:rPr>
        <w:t>56</w:t>
      </w:r>
      <w:r w:rsidRPr="5EC45582">
        <w:rPr>
          <w:lang w:eastAsia="en-GB"/>
        </w:rPr>
        <w:t>)</w:t>
      </w:r>
    </w:p>
    <w:p w14:paraId="72F6D087" w14:textId="1DCE6BD0" w:rsidR="007257E0" w:rsidRDefault="007257E0" w:rsidP="004A1E9C">
      <w:pPr>
        <w:jc w:val="center"/>
        <w:rPr>
          <w:lang w:eastAsia="en-GB"/>
        </w:rPr>
      </w:pPr>
      <w:r>
        <w:rPr>
          <w:lang w:eastAsia="en-GB"/>
        </w:rPr>
        <w:t xml:space="preserve">Tom Owen </w:t>
      </w:r>
      <w:r w:rsidRPr="28ED0164">
        <w:rPr>
          <w:lang w:eastAsia="en-GB"/>
        </w:rPr>
        <w:t>(</w:t>
      </w:r>
      <w:r w:rsidR="6ADEE758" w:rsidRPr="77DA616F">
        <w:rPr>
          <w:lang w:eastAsia="en-GB"/>
        </w:rPr>
        <w:t>zjmq</w:t>
      </w:r>
      <w:r w:rsidR="009D215F" w:rsidRPr="77DA616F">
        <w:rPr>
          <w:lang w:eastAsia="en-GB"/>
        </w:rPr>
        <w:t>47</w:t>
      </w:r>
      <w:r w:rsidRPr="28ED0164">
        <w:rPr>
          <w:lang w:eastAsia="en-GB"/>
        </w:rPr>
        <w:t>)</w:t>
      </w:r>
    </w:p>
    <w:p w14:paraId="3E62D838" w14:textId="767DC6ED" w:rsidR="00F72B28" w:rsidRPr="00BF662B" w:rsidRDefault="00F72B28" w:rsidP="00BD6ACB">
      <w:pPr>
        <w:spacing w:after="0" w:line="240" w:lineRule="auto"/>
        <w:jc w:val="both"/>
        <w:textAlignment w:val="baseline"/>
        <w:rPr>
          <w:rFonts w:eastAsia="Times New Roman" w:cstheme="minorHAnsi"/>
          <w:color w:val="2F5496"/>
          <w:kern w:val="0"/>
          <w:sz w:val="32"/>
          <w:szCs w:val="32"/>
          <w:lang w:eastAsia="en-GB"/>
          <w14:ligatures w14:val="none"/>
        </w:rPr>
      </w:pPr>
    </w:p>
    <w:p w14:paraId="3601BB86" w14:textId="77777777" w:rsidR="00F72B28" w:rsidRPr="00BF662B" w:rsidRDefault="00F72B28" w:rsidP="00BD6ACB">
      <w:pPr>
        <w:spacing w:after="0" w:line="240" w:lineRule="auto"/>
        <w:jc w:val="both"/>
        <w:textAlignment w:val="baseline"/>
        <w:rPr>
          <w:rFonts w:eastAsia="Times New Roman" w:cstheme="minorHAnsi"/>
          <w:color w:val="2F5496"/>
          <w:kern w:val="0"/>
          <w:sz w:val="32"/>
          <w:szCs w:val="32"/>
          <w:lang w:eastAsia="en-GB"/>
          <w14:ligatures w14:val="none"/>
        </w:rPr>
      </w:pPr>
    </w:p>
    <w:p w14:paraId="0AB9A14E" w14:textId="77777777" w:rsidR="00F72B28" w:rsidRPr="00BF662B" w:rsidRDefault="00F72B28" w:rsidP="00BD6ACB">
      <w:pPr>
        <w:spacing w:after="0" w:line="240" w:lineRule="auto"/>
        <w:jc w:val="both"/>
        <w:textAlignment w:val="baseline"/>
        <w:rPr>
          <w:rFonts w:eastAsia="Times New Roman" w:cstheme="minorHAnsi"/>
          <w:color w:val="2F5496"/>
          <w:kern w:val="0"/>
          <w:sz w:val="32"/>
          <w:szCs w:val="32"/>
          <w:lang w:eastAsia="en-GB"/>
          <w14:ligatures w14:val="none"/>
        </w:rPr>
      </w:pPr>
    </w:p>
    <w:p w14:paraId="296A50D2" w14:textId="77777777" w:rsidR="00F72B28" w:rsidRPr="00BF662B" w:rsidRDefault="00F72B28" w:rsidP="00BD6ACB">
      <w:pPr>
        <w:spacing w:after="0" w:line="240" w:lineRule="auto"/>
        <w:jc w:val="both"/>
        <w:textAlignment w:val="baseline"/>
        <w:rPr>
          <w:rFonts w:eastAsia="Times New Roman" w:cstheme="minorHAnsi"/>
          <w:color w:val="2F5496"/>
          <w:kern w:val="0"/>
          <w:sz w:val="32"/>
          <w:szCs w:val="32"/>
          <w:lang w:eastAsia="en-GB"/>
          <w14:ligatures w14:val="none"/>
        </w:rPr>
      </w:pPr>
    </w:p>
    <w:p w14:paraId="3E033321" w14:textId="02B64DE6" w:rsidR="00F72B28" w:rsidRPr="00BF662B" w:rsidRDefault="00F72B28" w:rsidP="00BD6ACB">
      <w:pPr>
        <w:spacing w:after="0" w:line="240" w:lineRule="auto"/>
        <w:jc w:val="both"/>
        <w:textAlignment w:val="baseline"/>
        <w:rPr>
          <w:rFonts w:eastAsia="Times New Roman" w:cstheme="minorHAnsi"/>
          <w:color w:val="2F5496"/>
          <w:kern w:val="0"/>
          <w:sz w:val="32"/>
          <w:szCs w:val="32"/>
          <w:lang w:eastAsia="en-GB"/>
          <w14:ligatures w14:val="none"/>
        </w:rPr>
      </w:pPr>
    </w:p>
    <w:p w14:paraId="2DE6EC96" w14:textId="77777777" w:rsidR="00F72B28" w:rsidRPr="00BF662B" w:rsidRDefault="00F72B28" w:rsidP="00BD6ACB">
      <w:pPr>
        <w:spacing w:after="0" w:line="240" w:lineRule="auto"/>
        <w:jc w:val="both"/>
        <w:textAlignment w:val="baseline"/>
        <w:rPr>
          <w:rFonts w:eastAsia="Times New Roman" w:cstheme="minorHAnsi"/>
          <w:color w:val="2F5496"/>
          <w:kern w:val="0"/>
          <w:sz w:val="32"/>
          <w:szCs w:val="32"/>
          <w:lang w:eastAsia="en-GB"/>
          <w14:ligatures w14:val="none"/>
        </w:rPr>
      </w:pPr>
    </w:p>
    <w:p w14:paraId="4F34A716" w14:textId="77777777" w:rsidR="00F72B28" w:rsidRPr="00BF662B" w:rsidRDefault="00F72B28" w:rsidP="00BD6ACB">
      <w:pPr>
        <w:spacing w:after="0" w:line="240" w:lineRule="auto"/>
        <w:jc w:val="both"/>
        <w:textAlignment w:val="baseline"/>
        <w:rPr>
          <w:rFonts w:eastAsia="Times New Roman" w:cstheme="minorHAnsi"/>
          <w:color w:val="2F5496"/>
          <w:kern w:val="0"/>
          <w:sz w:val="32"/>
          <w:szCs w:val="32"/>
          <w:lang w:eastAsia="en-GB"/>
          <w14:ligatures w14:val="none"/>
        </w:rPr>
      </w:pPr>
    </w:p>
    <w:p w14:paraId="7E9D47E0" w14:textId="77777777" w:rsidR="00F72B28" w:rsidRDefault="00F72B28" w:rsidP="008E2448">
      <w:pPr>
        <w:pStyle w:val="NoSpacing"/>
        <w:rPr>
          <w:lang w:eastAsia="en-GB"/>
        </w:rPr>
      </w:pPr>
    </w:p>
    <w:p w14:paraId="1467134D" w14:textId="61A30AF5" w:rsidR="008E2448" w:rsidRPr="00BF662B" w:rsidRDefault="008E2448" w:rsidP="008E2448">
      <w:pPr>
        <w:pStyle w:val="NoSpacing"/>
        <w:rPr>
          <w:lang w:eastAsia="en-GB"/>
        </w:rPr>
      </w:pPr>
      <w:r>
        <w:rPr>
          <w:lang w:eastAsia="en-GB"/>
        </w:rPr>
        <w:t>Date: 20/11/2023</w:t>
      </w:r>
    </w:p>
    <w:p w14:paraId="68B0C0E1" w14:textId="6EC2E83C" w:rsidR="00F72B28" w:rsidRPr="00BF662B" w:rsidRDefault="007F1DD3" w:rsidP="007F1DD3">
      <w:pPr>
        <w:tabs>
          <w:tab w:val="left" w:pos="6189"/>
        </w:tabs>
        <w:spacing w:after="0" w:line="240" w:lineRule="auto"/>
        <w:jc w:val="both"/>
        <w:textAlignment w:val="baseline"/>
        <w:rPr>
          <w:rFonts w:eastAsia="Times New Roman" w:cstheme="minorHAnsi"/>
          <w:color w:val="2F5496"/>
          <w:kern w:val="0"/>
          <w:sz w:val="32"/>
          <w:szCs w:val="32"/>
          <w:lang w:eastAsia="en-GB"/>
          <w14:ligatures w14:val="none"/>
        </w:rPr>
      </w:pPr>
      <w:r w:rsidRPr="00BF662B">
        <w:rPr>
          <w:rFonts w:eastAsia="Times New Roman" w:cstheme="minorHAnsi"/>
          <w:color w:val="2F5496"/>
          <w:kern w:val="0"/>
          <w:sz w:val="32"/>
          <w:szCs w:val="32"/>
          <w:lang w:eastAsia="en-GB"/>
          <w14:ligatures w14:val="none"/>
        </w:rPr>
        <w:tab/>
      </w:r>
    </w:p>
    <w:sdt>
      <w:sdtPr>
        <w:id w:val="1949597118"/>
        <w:docPartObj>
          <w:docPartGallery w:val="Table of Contents"/>
          <w:docPartUnique/>
        </w:docPartObj>
      </w:sdtPr>
      <w:sdtEndPr/>
      <w:sdtContent>
        <w:p w14:paraId="6040A405" w14:textId="0B95F2C3" w:rsidR="00437070" w:rsidRDefault="7DA59F29">
          <w:pPr>
            <w:pStyle w:val="TOC1"/>
            <w:tabs>
              <w:tab w:val="right" w:leader="dot" w:pos="9016"/>
            </w:tabs>
            <w:rPr>
              <w:rFonts w:eastAsiaTheme="minorEastAsia"/>
              <w:noProof/>
              <w:lang w:eastAsia="en-GB"/>
            </w:rPr>
          </w:pPr>
          <w:r>
            <w:fldChar w:fldCharType="begin"/>
          </w:r>
          <w:r>
            <w:instrText>TOC \o \z \u \h</w:instrText>
          </w:r>
          <w:r>
            <w:fldChar w:fldCharType="separate"/>
          </w:r>
          <w:hyperlink w:anchor="_Toc151574563" w:history="1">
            <w:r w:rsidR="00437070" w:rsidRPr="00C670BC">
              <w:rPr>
                <w:rStyle w:val="Hyperlink"/>
                <w:rFonts w:cstheme="minorHAnsi"/>
                <w:noProof/>
              </w:rPr>
              <w:t>1.1 – Overview and justification</w:t>
            </w:r>
            <w:r w:rsidR="00437070">
              <w:rPr>
                <w:noProof/>
                <w:webHidden/>
              </w:rPr>
              <w:tab/>
            </w:r>
            <w:r w:rsidR="00437070">
              <w:rPr>
                <w:noProof/>
                <w:webHidden/>
              </w:rPr>
              <w:fldChar w:fldCharType="begin"/>
            </w:r>
            <w:r w:rsidR="00437070">
              <w:rPr>
                <w:noProof/>
                <w:webHidden/>
              </w:rPr>
              <w:instrText xml:space="preserve"> PAGEREF _Toc151574563 \h </w:instrText>
            </w:r>
            <w:r w:rsidR="00437070">
              <w:rPr>
                <w:noProof/>
                <w:webHidden/>
              </w:rPr>
            </w:r>
            <w:r w:rsidR="00437070">
              <w:rPr>
                <w:noProof/>
                <w:webHidden/>
              </w:rPr>
              <w:fldChar w:fldCharType="separate"/>
            </w:r>
            <w:r w:rsidR="00437070">
              <w:rPr>
                <w:noProof/>
                <w:webHidden/>
              </w:rPr>
              <w:t>3</w:t>
            </w:r>
            <w:r w:rsidR="00437070">
              <w:rPr>
                <w:noProof/>
                <w:webHidden/>
              </w:rPr>
              <w:fldChar w:fldCharType="end"/>
            </w:r>
          </w:hyperlink>
        </w:p>
        <w:p w14:paraId="2AE149AE" w14:textId="142DB7D8" w:rsidR="00437070" w:rsidRDefault="00F875D5">
          <w:pPr>
            <w:pStyle w:val="TOC2"/>
            <w:rPr>
              <w:rFonts w:eastAsiaTheme="minorEastAsia"/>
              <w:noProof/>
              <w:lang w:eastAsia="en-GB"/>
            </w:rPr>
          </w:pPr>
          <w:hyperlink w:anchor="_Toc151574564" w:history="1">
            <w:r w:rsidR="00437070" w:rsidRPr="00C670BC">
              <w:rPr>
                <w:rStyle w:val="Hyperlink"/>
                <w:rFonts w:cstheme="minorHAnsi"/>
                <w:noProof/>
              </w:rPr>
              <w:t>1.1.1 Purpose</w:t>
            </w:r>
            <w:r w:rsidR="00437070">
              <w:rPr>
                <w:noProof/>
                <w:webHidden/>
              </w:rPr>
              <w:tab/>
            </w:r>
            <w:r w:rsidR="00437070">
              <w:rPr>
                <w:noProof/>
                <w:webHidden/>
              </w:rPr>
              <w:fldChar w:fldCharType="begin"/>
            </w:r>
            <w:r w:rsidR="00437070">
              <w:rPr>
                <w:noProof/>
                <w:webHidden/>
              </w:rPr>
              <w:instrText xml:space="preserve"> PAGEREF _Toc151574564 \h </w:instrText>
            </w:r>
            <w:r w:rsidR="00437070">
              <w:rPr>
                <w:noProof/>
                <w:webHidden/>
              </w:rPr>
            </w:r>
            <w:r w:rsidR="00437070">
              <w:rPr>
                <w:noProof/>
                <w:webHidden/>
              </w:rPr>
              <w:fldChar w:fldCharType="separate"/>
            </w:r>
            <w:r w:rsidR="00437070">
              <w:rPr>
                <w:noProof/>
                <w:webHidden/>
              </w:rPr>
              <w:t>3</w:t>
            </w:r>
            <w:r w:rsidR="00437070">
              <w:rPr>
                <w:noProof/>
                <w:webHidden/>
              </w:rPr>
              <w:fldChar w:fldCharType="end"/>
            </w:r>
          </w:hyperlink>
        </w:p>
        <w:p w14:paraId="1FD46756" w14:textId="514AADA3" w:rsidR="00437070" w:rsidRDefault="00F875D5">
          <w:pPr>
            <w:pStyle w:val="TOC1"/>
            <w:tabs>
              <w:tab w:val="right" w:leader="dot" w:pos="9016"/>
            </w:tabs>
            <w:rPr>
              <w:rFonts w:eastAsiaTheme="minorEastAsia"/>
              <w:noProof/>
              <w:lang w:eastAsia="en-GB"/>
            </w:rPr>
          </w:pPr>
          <w:hyperlink w:anchor="_Toc151574565" w:history="1">
            <w:r w:rsidR="00437070" w:rsidRPr="00C670BC">
              <w:rPr>
                <w:rStyle w:val="Hyperlink"/>
                <w:rFonts w:cstheme="minorHAnsi"/>
                <w:noProof/>
              </w:rPr>
              <w:t>1.2 – Project scope</w:t>
            </w:r>
            <w:r w:rsidR="00437070">
              <w:rPr>
                <w:noProof/>
                <w:webHidden/>
              </w:rPr>
              <w:tab/>
            </w:r>
            <w:r w:rsidR="00437070">
              <w:rPr>
                <w:noProof/>
                <w:webHidden/>
              </w:rPr>
              <w:fldChar w:fldCharType="begin"/>
            </w:r>
            <w:r w:rsidR="00437070">
              <w:rPr>
                <w:noProof/>
                <w:webHidden/>
              </w:rPr>
              <w:instrText xml:space="preserve"> PAGEREF _Toc151574565 \h </w:instrText>
            </w:r>
            <w:r w:rsidR="00437070">
              <w:rPr>
                <w:noProof/>
                <w:webHidden/>
              </w:rPr>
            </w:r>
            <w:r w:rsidR="00437070">
              <w:rPr>
                <w:noProof/>
                <w:webHidden/>
              </w:rPr>
              <w:fldChar w:fldCharType="separate"/>
            </w:r>
            <w:r w:rsidR="00437070">
              <w:rPr>
                <w:noProof/>
                <w:webHidden/>
              </w:rPr>
              <w:t>3</w:t>
            </w:r>
            <w:r w:rsidR="00437070">
              <w:rPr>
                <w:noProof/>
                <w:webHidden/>
              </w:rPr>
              <w:fldChar w:fldCharType="end"/>
            </w:r>
          </w:hyperlink>
        </w:p>
        <w:p w14:paraId="328D20E4" w14:textId="3A342894" w:rsidR="00437070" w:rsidRDefault="00F875D5">
          <w:pPr>
            <w:pStyle w:val="TOC2"/>
            <w:rPr>
              <w:rFonts w:eastAsiaTheme="minorEastAsia"/>
              <w:noProof/>
              <w:lang w:eastAsia="en-GB"/>
            </w:rPr>
          </w:pPr>
          <w:hyperlink w:anchor="_Toc151574566" w:history="1">
            <w:r w:rsidR="00437070" w:rsidRPr="00C670BC">
              <w:rPr>
                <w:rStyle w:val="Hyperlink"/>
                <w:rFonts w:cstheme="minorHAnsi"/>
                <w:noProof/>
              </w:rPr>
              <w:t>1.2.1 Goals</w:t>
            </w:r>
            <w:r w:rsidR="00437070">
              <w:rPr>
                <w:noProof/>
                <w:webHidden/>
              </w:rPr>
              <w:tab/>
            </w:r>
            <w:r w:rsidR="00437070">
              <w:rPr>
                <w:noProof/>
                <w:webHidden/>
              </w:rPr>
              <w:fldChar w:fldCharType="begin"/>
            </w:r>
            <w:r w:rsidR="00437070">
              <w:rPr>
                <w:noProof/>
                <w:webHidden/>
              </w:rPr>
              <w:instrText xml:space="preserve"> PAGEREF _Toc151574566 \h </w:instrText>
            </w:r>
            <w:r w:rsidR="00437070">
              <w:rPr>
                <w:noProof/>
                <w:webHidden/>
              </w:rPr>
            </w:r>
            <w:r w:rsidR="00437070">
              <w:rPr>
                <w:noProof/>
                <w:webHidden/>
              </w:rPr>
              <w:fldChar w:fldCharType="separate"/>
            </w:r>
            <w:r w:rsidR="00437070">
              <w:rPr>
                <w:noProof/>
                <w:webHidden/>
              </w:rPr>
              <w:t>3</w:t>
            </w:r>
            <w:r w:rsidR="00437070">
              <w:rPr>
                <w:noProof/>
                <w:webHidden/>
              </w:rPr>
              <w:fldChar w:fldCharType="end"/>
            </w:r>
          </w:hyperlink>
        </w:p>
        <w:p w14:paraId="6B338BB7" w14:textId="73819509" w:rsidR="00437070" w:rsidRDefault="00F875D5">
          <w:pPr>
            <w:pStyle w:val="TOC2"/>
            <w:rPr>
              <w:rFonts w:eastAsiaTheme="minorEastAsia"/>
              <w:noProof/>
              <w:lang w:eastAsia="en-GB"/>
            </w:rPr>
          </w:pPr>
          <w:hyperlink w:anchor="_Toc151574567" w:history="1">
            <w:r w:rsidR="00437070" w:rsidRPr="00C670BC">
              <w:rPr>
                <w:rStyle w:val="Hyperlink"/>
                <w:rFonts w:cstheme="minorHAnsi"/>
                <w:noProof/>
              </w:rPr>
              <w:t>1.2.2 Project Boundaries</w:t>
            </w:r>
            <w:r w:rsidR="00437070">
              <w:rPr>
                <w:noProof/>
                <w:webHidden/>
              </w:rPr>
              <w:tab/>
            </w:r>
            <w:r w:rsidR="00437070">
              <w:rPr>
                <w:noProof/>
                <w:webHidden/>
              </w:rPr>
              <w:fldChar w:fldCharType="begin"/>
            </w:r>
            <w:r w:rsidR="00437070">
              <w:rPr>
                <w:noProof/>
                <w:webHidden/>
              </w:rPr>
              <w:instrText xml:space="preserve"> PAGEREF _Toc151574567 \h </w:instrText>
            </w:r>
            <w:r w:rsidR="00437070">
              <w:rPr>
                <w:noProof/>
                <w:webHidden/>
              </w:rPr>
            </w:r>
            <w:r w:rsidR="00437070">
              <w:rPr>
                <w:noProof/>
                <w:webHidden/>
              </w:rPr>
              <w:fldChar w:fldCharType="separate"/>
            </w:r>
            <w:r w:rsidR="00437070">
              <w:rPr>
                <w:noProof/>
                <w:webHidden/>
              </w:rPr>
              <w:t>3</w:t>
            </w:r>
            <w:r w:rsidR="00437070">
              <w:rPr>
                <w:noProof/>
                <w:webHidden/>
              </w:rPr>
              <w:fldChar w:fldCharType="end"/>
            </w:r>
          </w:hyperlink>
        </w:p>
        <w:p w14:paraId="3383D0DC" w14:textId="56CDAFE8" w:rsidR="00437070" w:rsidRDefault="00F875D5">
          <w:pPr>
            <w:pStyle w:val="TOC2"/>
            <w:rPr>
              <w:rFonts w:eastAsiaTheme="minorEastAsia"/>
              <w:noProof/>
              <w:lang w:eastAsia="en-GB"/>
            </w:rPr>
          </w:pPr>
          <w:hyperlink w:anchor="_Toc151574568" w:history="1">
            <w:r w:rsidR="00437070" w:rsidRPr="00C670BC">
              <w:rPr>
                <w:rStyle w:val="Hyperlink"/>
                <w:rFonts w:cstheme="minorHAnsi"/>
                <w:noProof/>
              </w:rPr>
              <w:t>1.2.3 Product Vision</w:t>
            </w:r>
            <w:r w:rsidR="00437070">
              <w:rPr>
                <w:noProof/>
                <w:webHidden/>
              </w:rPr>
              <w:tab/>
            </w:r>
            <w:r w:rsidR="00437070">
              <w:rPr>
                <w:noProof/>
                <w:webHidden/>
              </w:rPr>
              <w:fldChar w:fldCharType="begin"/>
            </w:r>
            <w:r w:rsidR="00437070">
              <w:rPr>
                <w:noProof/>
                <w:webHidden/>
              </w:rPr>
              <w:instrText xml:space="preserve"> PAGEREF _Toc151574568 \h </w:instrText>
            </w:r>
            <w:r w:rsidR="00437070">
              <w:rPr>
                <w:noProof/>
                <w:webHidden/>
              </w:rPr>
            </w:r>
            <w:r w:rsidR="00437070">
              <w:rPr>
                <w:noProof/>
                <w:webHidden/>
              </w:rPr>
              <w:fldChar w:fldCharType="separate"/>
            </w:r>
            <w:r w:rsidR="00437070">
              <w:rPr>
                <w:noProof/>
                <w:webHidden/>
              </w:rPr>
              <w:t>3</w:t>
            </w:r>
            <w:r w:rsidR="00437070">
              <w:rPr>
                <w:noProof/>
                <w:webHidden/>
              </w:rPr>
              <w:fldChar w:fldCharType="end"/>
            </w:r>
          </w:hyperlink>
        </w:p>
        <w:p w14:paraId="62F0589E" w14:textId="467B36B1" w:rsidR="00437070" w:rsidRDefault="00F875D5">
          <w:pPr>
            <w:pStyle w:val="TOC2"/>
            <w:rPr>
              <w:rFonts w:eastAsiaTheme="minorEastAsia"/>
              <w:noProof/>
              <w:lang w:eastAsia="en-GB"/>
            </w:rPr>
          </w:pPr>
          <w:hyperlink w:anchor="_Toc151574569" w:history="1">
            <w:r w:rsidR="00437070" w:rsidRPr="00C670BC">
              <w:rPr>
                <w:rStyle w:val="Hyperlink"/>
                <w:rFonts w:cstheme="minorHAnsi"/>
                <w:noProof/>
              </w:rPr>
              <w:t>1.2.4 User base</w:t>
            </w:r>
            <w:r w:rsidR="00437070">
              <w:rPr>
                <w:noProof/>
                <w:webHidden/>
              </w:rPr>
              <w:tab/>
            </w:r>
            <w:r w:rsidR="00437070">
              <w:rPr>
                <w:noProof/>
                <w:webHidden/>
              </w:rPr>
              <w:fldChar w:fldCharType="begin"/>
            </w:r>
            <w:r w:rsidR="00437070">
              <w:rPr>
                <w:noProof/>
                <w:webHidden/>
              </w:rPr>
              <w:instrText xml:space="preserve"> PAGEREF _Toc151574569 \h </w:instrText>
            </w:r>
            <w:r w:rsidR="00437070">
              <w:rPr>
                <w:noProof/>
                <w:webHidden/>
              </w:rPr>
            </w:r>
            <w:r w:rsidR="00437070">
              <w:rPr>
                <w:noProof/>
                <w:webHidden/>
              </w:rPr>
              <w:fldChar w:fldCharType="separate"/>
            </w:r>
            <w:r w:rsidR="00437070">
              <w:rPr>
                <w:noProof/>
                <w:webHidden/>
              </w:rPr>
              <w:t>4</w:t>
            </w:r>
            <w:r w:rsidR="00437070">
              <w:rPr>
                <w:noProof/>
                <w:webHidden/>
              </w:rPr>
              <w:fldChar w:fldCharType="end"/>
            </w:r>
          </w:hyperlink>
        </w:p>
        <w:p w14:paraId="3984974A" w14:textId="1E320982" w:rsidR="00437070" w:rsidRDefault="00F875D5">
          <w:pPr>
            <w:pStyle w:val="TOC2"/>
            <w:rPr>
              <w:rFonts w:eastAsiaTheme="minorEastAsia"/>
              <w:noProof/>
              <w:lang w:eastAsia="en-GB"/>
            </w:rPr>
          </w:pPr>
          <w:hyperlink w:anchor="_Toc151574570" w:history="1">
            <w:r w:rsidR="00437070" w:rsidRPr="00C670BC">
              <w:rPr>
                <w:rStyle w:val="Hyperlink"/>
                <w:rFonts w:cstheme="minorHAnsi"/>
                <w:noProof/>
              </w:rPr>
              <w:t>1.2.5 Goals of the Client</w:t>
            </w:r>
            <w:r w:rsidR="00437070">
              <w:rPr>
                <w:noProof/>
                <w:webHidden/>
              </w:rPr>
              <w:tab/>
            </w:r>
            <w:r w:rsidR="00437070">
              <w:rPr>
                <w:noProof/>
                <w:webHidden/>
              </w:rPr>
              <w:fldChar w:fldCharType="begin"/>
            </w:r>
            <w:r w:rsidR="00437070">
              <w:rPr>
                <w:noProof/>
                <w:webHidden/>
              </w:rPr>
              <w:instrText xml:space="preserve"> PAGEREF _Toc151574570 \h </w:instrText>
            </w:r>
            <w:r w:rsidR="00437070">
              <w:rPr>
                <w:noProof/>
                <w:webHidden/>
              </w:rPr>
            </w:r>
            <w:r w:rsidR="00437070">
              <w:rPr>
                <w:noProof/>
                <w:webHidden/>
              </w:rPr>
              <w:fldChar w:fldCharType="separate"/>
            </w:r>
            <w:r w:rsidR="00437070">
              <w:rPr>
                <w:noProof/>
                <w:webHidden/>
              </w:rPr>
              <w:t>4</w:t>
            </w:r>
            <w:r w:rsidR="00437070">
              <w:rPr>
                <w:noProof/>
                <w:webHidden/>
              </w:rPr>
              <w:fldChar w:fldCharType="end"/>
            </w:r>
          </w:hyperlink>
        </w:p>
        <w:p w14:paraId="2EACCF52" w14:textId="53920B7A" w:rsidR="00437070" w:rsidRDefault="00F875D5">
          <w:pPr>
            <w:pStyle w:val="TOC2"/>
            <w:rPr>
              <w:rFonts w:eastAsiaTheme="minorEastAsia"/>
              <w:noProof/>
              <w:lang w:eastAsia="en-GB"/>
            </w:rPr>
          </w:pPr>
          <w:hyperlink w:anchor="_Toc151574571" w:history="1">
            <w:r w:rsidR="00437070" w:rsidRPr="00C670BC">
              <w:rPr>
                <w:rStyle w:val="Hyperlink"/>
                <w:rFonts w:cstheme="minorHAnsi"/>
                <w:noProof/>
              </w:rPr>
              <w:t>1.2.6 Future Features</w:t>
            </w:r>
            <w:r w:rsidR="00437070">
              <w:rPr>
                <w:noProof/>
                <w:webHidden/>
              </w:rPr>
              <w:tab/>
            </w:r>
            <w:r w:rsidR="00437070">
              <w:rPr>
                <w:noProof/>
                <w:webHidden/>
              </w:rPr>
              <w:fldChar w:fldCharType="begin"/>
            </w:r>
            <w:r w:rsidR="00437070">
              <w:rPr>
                <w:noProof/>
                <w:webHidden/>
              </w:rPr>
              <w:instrText xml:space="preserve"> PAGEREF _Toc151574571 \h </w:instrText>
            </w:r>
            <w:r w:rsidR="00437070">
              <w:rPr>
                <w:noProof/>
                <w:webHidden/>
              </w:rPr>
            </w:r>
            <w:r w:rsidR="00437070">
              <w:rPr>
                <w:noProof/>
                <w:webHidden/>
              </w:rPr>
              <w:fldChar w:fldCharType="separate"/>
            </w:r>
            <w:r w:rsidR="00437070">
              <w:rPr>
                <w:noProof/>
                <w:webHidden/>
              </w:rPr>
              <w:t>4</w:t>
            </w:r>
            <w:r w:rsidR="00437070">
              <w:rPr>
                <w:noProof/>
                <w:webHidden/>
              </w:rPr>
              <w:fldChar w:fldCharType="end"/>
            </w:r>
          </w:hyperlink>
        </w:p>
        <w:p w14:paraId="369A43AC" w14:textId="53E6E77E" w:rsidR="00437070" w:rsidRDefault="00F875D5">
          <w:pPr>
            <w:pStyle w:val="TOC1"/>
            <w:tabs>
              <w:tab w:val="right" w:leader="dot" w:pos="9016"/>
            </w:tabs>
            <w:rPr>
              <w:rFonts w:eastAsiaTheme="minorEastAsia"/>
              <w:noProof/>
              <w:lang w:eastAsia="en-GB"/>
            </w:rPr>
          </w:pPr>
          <w:hyperlink w:anchor="_Toc151574572" w:history="1">
            <w:r w:rsidR="00437070" w:rsidRPr="00C670BC">
              <w:rPr>
                <w:rStyle w:val="Hyperlink"/>
                <w:rFonts w:cstheme="minorHAnsi"/>
                <w:noProof/>
              </w:rPr>
              <w:t>1.3 – System Description</w:t>
            </w:r>
            <w:r w:rsidR="00437070">
              <w:rPr>
                <w:noProof/>
                <w:webHidden/>
              </w:rPr>
              <w:tab/>
            </w:r>
            <w:r w:rsidR="00437070">
              <w:rPr>
                <w:noProof/>
                <w:webHidden/>
              </w:rPr>
              <w:fldChar w:fldCharType="begin"/>
            </w:r>
            <w:r w:rsidR="00437070">
              <w:rPr>
                <w:noProof/>
                <w:webHidden/>
              </w:rPr>
              <w:instrText xml:space="preserve"> PAGEREF _Toc151574572 \h </w:instrText>
            </w:r>
            <w:r w:rsidR="00437070">
              <w:rPr>
                <w:noProof/>
                <w:webHidden/>
              </w:rPr>
            </w:r>
            <w:r w:rsidR="00437070">
              <w:rPr>
                <w:noProof/>
                <w:webHidden/>
              </w:rPr>
              <w:fldChar w:fldCharType="separate"/>
            </w:r>
            <w:r w:rsidR="00437070">
              <w:rPr>
                <w:noProof/>
                <w:webHidden/>
              </w:rPr>
              <w:t>4</w:t>
            </w:r>
            <w:r w:rsidR="00437070">
              <w:rPr>
                <w:noProof/>
                <w:webHidden/>
              </w:rPr>
              <w:fldChar w:fldCharType="end"/>
            </w:r>
          </w:hyperlink>
        </w:p>
        <w:p w14:paraId="5722F0E1" w14:textId="576ABC94" w:rsidR="00437070" w:rsidRDefault="00F875D5">
          <w:pPr>
            <w:pStyle w:val="TOC2"/>
            <w:rPr>
              <w:rFonts w:eastAsiaTheme="minorEastAsia"/>
              <w:noProof/>
              <w:lang w:eastAsia="en-GB"/>
            </w:rPr>
          </w:pPr>
          <w:hyperlink w:anchor="_Toc151574573" w:history="1">
            <w:r w:rsidR="00437070" w:rsidRPr="00C670BC">
              <w:rPr>
                <w:rStyle w:val="Hyperlink"/>
                <w:rFonts w:cstheme="minorHAnsi"/>
                <w:noProof/>
              </w:rPr>
              <w:t>1.3.1 Domain Area</w:t>
            </w:r>
            <w:r w:rsidR="00437070">
              <w:rPr>
                <w:noProof/>
                <w:webHidden/>
              </w:rPr>
              <w:tab/>
            </w:r>
            <w:r w:rsidR="00437070">
              <w:rPr>
                <w:noProof/>
                <w:webHidden/>
              </w:rPr>
              <w:fldChar w:fldCharType="begin"/>
            </w:r>
            <w:r w:rsidR="00437070">
              <w:rPr>
                <w:noProof/>
                <w:webHidden/>
              </w:rPr>
              <w:instrText xml:space="preserve"> PAGEREF _Toc151574573 \h </w:instrText>
            </w:r>
            <w:r w:rsidR="00437070">
              <w:rPr>
                <w:noProof/>
                <w:webHidden/>
              </w:rPr>
            </w:r>
            <w:r w:rsidR="00437070">
              <w:rPr>
                <w:noProof/>
                <w:webHidden/>
              </w:rPr>
              <w:fldChar w:fldCharType="separate"/>
            </w:r>
            <w:r w:rsidR="00437070">
              <w:rPr>
                <w:noProof/>
                <w:webHidden/>
              </w:rPr>
              <w:t>4</w:t>
            </w:r>
            <w:r w:rsidR="00437070">
              <w:rPr>
                <w:noProof/>
                <w:webHidden/>
              </w:rPr>
              <w:fldChar w:fldCharType="end"/>
            </w:r>
          </w:hyperlink>
        </w:p>
        <w:p w14:paraId="727FC7F2" w14:textId="65A976A4" w:rsidR="00437070" w:rsidRDefault="00F875D5">
          <w:pPr>
            <w:pStyle w:val="TOC2"/>
            <w:tabs>
              <w:tab w:val="left" w:pos="1100"/>
            </w:tabs>
            <w:rPr>
              <w:rFonts w:eastAsiaTheme="minorEastAsia"/>
              <w:noProof/>
              <w:lang w:eastAsia="en-GB"/>
            </w:rPr>
          </w:pPr>
          <w:hyperlink w:anchor="_Toc151574574" w:history="1">
            <w:r w:rsidR="00437070" w:rsidRPr="00C670BC">
              <w:rPr>
                <w:rStyle w:val="Hyperlink"/>
                <w:noProof/>
                <w:kern w:val="0"/>
                <w:lang w:eastAsia="en-GB"/>
                <w14:ligatures w14:val="none"/>
              </w:rPr>
              <w:t>1.3.2</w:t>
            </w:r>
            <w:r w:rsidR="00437070">
              <w:rPr>
                <w:rFonts w:eastAsiaTheme="minorEastAsia"/>
                <w:noProof/>
                <w:lang w:eastAsia="en-GB"/>
              </w:rPr>
              <w:tab/>
            </w:r>
            <w:r w:rsidR="00437070" w:rsidRPr="00C670BC">
              <w:rPr>
                <w:rStyle w:val="Hyperlink"/>
                <w:rFonts w:cstheme="minorHAnsi"/>
                <w:noProof/>
              </w:rPr>
              <w:t xml:space="preserve">Overview of the system to be </w:t>
            </w:r>
            <w:r w:rsidR="00437070" w:rsidRPr="00C670BC">
              <w:rPr>
                <w:rStyle w:val="Hyperlink"/>
                <w:rFonts w:eastAsia="Times New Roman" w:cstheme="minorHAnsi"/>
                <w:noProof/>
                <w:kern w:val="0"/>
                <w:lang w:eastAsia="en-GB"/>
                <w14:ligatures w14:val="none"/>
              </w:rPr>
              <w:t>built</w:t>
            </w:r>
            <w:r w:rsidR="00437070">
              <w:rPr>
                <w:noProof/>
                <w:webHidden/>
              </w:rPr>
              <w:tab/>
            </w:r>
            <w:r w:rsidR="00437070">
              <w:rPr>
                <w:noProof/>
                <w:webHidden/>
              </w:rPr>
              <w:fldChar w:fldCharType="begin"/>
            </w:r>
            <w:r w:rsidR="00437070">
              <w:rPr>
                <w:noProof/>
                <w:webHidden/>
              </w:rPr>
              <w:instrText xml:space="preserve"> PAGEREF _Toc151574574 \h </w:instrText>
            </w:r>
            <w:r w:rsidR="00437070">
              <w:rPr>
                <w:noProof/>
                <w:webHidden/>
              </w:rPr>
            </w:r>
            <w:r w:rsidR="00437070">
              <w:rPr>
                <w:noProof/>
                <w:webHidden/>
              </w:rPr>
              <w:fldChar w:fldCharType="separate"/>
            </w:r>
            <w:r w:rsidR="00437070">
              <w:rPr>
                <w:noProof/>
                <w:webHidden/>
              </w:rPr>
              <w:t>4</w:t>
            </w:r>
            <w:r w:rsidR="00437070">
              <w:rPr>
                <w:noProof/>
                <w:webHidden/>
              </w:rPr>
              <w:fldChar w:fldCharType="end"/>
            </w:r>
          </w:hyperlink>
        </w:p>
        <w:p w14:paraId="2B267172" w14:textId="0C690C29" w:rsidR="00437070" w:rsidRDefault="00F875D5">
          <w:pPr>
            <w:pStyle w:val="TOC2"/>
            <w:rPr>
              <w:rFonts w:eastAsiaTheme="minorEastAsia"/>
              <w:noProof/>
              <w:lang w:eastAsia="en-GB"/>
            </w:rPr>
          </w:pPr>
          <w:hyperlink w:anchor="_Toc151574575" w:history="1">
            <w:r w:rsidR="00437070" w:rsidRPr="00C670BC">
              <w:rPr>
                <w:rStyle w:val="Hyperlink"/>
                <w:rFonts w:cstheme="minorHAnsi"/>
                <w:noProof/>
              </w:rPr>
              <w:t>1.3.3 Research of Existing Meditation Systems</w:t>
            </w:r>
            <w:r w:rsidR="00437070">
              <w:rPr>
                <w:noProof/>
                <w:webHidden/>
              </w:rPr>
              <w:tab/>
            </w:r>
            <w:r w:rsidR="00437070">
              <w:rPr>
                <w:noProof/>
                <w:webHidden/>
              </w:rPr>
              <w:fldChar w:fldCharType="begin"/>
            </w:r>
            <w:r w:rsidR="00437070">
              <w:rPr>
                <w:noProof/>
                <w:webHidden/>
              </w:rPr>
              <w:instrText xml:space="preserve"> PAGEREF _Toc151574575 \h </w:instrText>
            </w:r>
            <w:r w:rsidR="00437070">
              <w:rPr>
                <w:noProof/>
                <w:webHidden/>
              </w:rPr>
            </w:r>
            <w:r w:rsidR="00437070">
              <w:rPr>
                <w:noProof/>
                <w:webHidden/>
              </w:rPr>
              <w:fldChar w:fldCharType="separate"/>
            </w:r>
            <w:r w:rsidR="00437070">
              <w:rPr>
                <w:noProof/>
                <w:webHidden/>
              </w:rPr>
              <w:t>4</w:t>
            </w:r>
            <w:r w:rsidR="00437070">
              <w:rPr>
                <w:noProof/>
                <w:webHidden/>
              </w:rPr>
              <w:fldChar w:fldCharType="end"/>
            </w:r>
          </w:hyperlink>
        </w:p>
        <w:p w14:paraId="7CDAF6DB" w14:textId="122E2B88" w:rsidR="00437070" w:rsidRDefault="00F875D5">
          <w:pPr>
            <w:pStyle w:val="TOC1"/>
            <w:tabs>
              <w:tab w:val="right" w:leader="dot" w:pos="9016"/>
            </w:tabs>
            <w:rPr>
              <w:rFonts w:eastAsiaTheme="minorEastAsia"/>
              <w:noProof/>
              <w:lang w:eastAsia="en-GB"/>
            </w:rPr>
          </w:pPr>
          <w:hyperlink w:anchor="_Toc151574576" w:history="1">
            <w:r w:rsidR="00437070" w:rsidRPr="00C670BC">
              <w:rPr>
                <w:rStyle w:val="Hyperlink"/>
                <w:rFonts w:cstheme="minorHAnsi"/>
                <w:noProof/>
              </w:rPr>
              <w:t>2.1 Functional Requirements</w:t>
            </w:r>
            <w:r w:rsidR="00437070">
              <w:rPr>
                <w:noProof/>
                <w:webHidden/>
              </w:rPr>
              <w:tab/>
            </w:r>
            <w:r w:rsidR="00437070">
              <w:rPr>
                <w:noProof/>
                <w:webHidden/>
              </w:rPr>
              <w:fldChar w:fldCharType="begin"/>
            </w:r>
            <w:r w:rsidR="00437070">
              <w:rPr>
                <w:noProof/>
                <w:webHidden/>
              </w:rPr>
              <w:instrText xml:space="preserve"> PAGEREF _Toc151574576 \h </w:instrText>
            </w:r>
            <w:r w:rsidR="00437070">
              <w:rPr>
                <w:noProof/>
                <w:webHidden/>
              </w:rPr>
            </w:r>
            <w:r w:rsidR="00437070">
              <w:rPr>
                <w:noProof/>
                <w:webHidden/>
              </w:rPr>
              <w:fldChar w:fldCharType="separate"/>
            </w:r>
            <w:r w:rsidR="00437070">
              <w:rPr>
                <w:noProof/>
                <w:webHidden/>
              </w:rPr>
              <w:t>6</w:t>
            </w:r>
            <w:r w:rsidR="00437070">
              <w:rPr>
                <w:noProof/>
                <w:webHidden/>
              </w:rPr>
              <w:fldChar w:fldCharType="end"/>
            </w:r>
          </w:hyperlink>
        </w:p>
        <w:p w14:paraId="773D2498" w14:textId="7680C17C" w:rsidR="00437070" w:rsidRDefault="00F875D5">
          <w:pPr>
            <w:pStyle w:val="TOC2"/>
            <w:rPr>
              <w:rFonts w:eastAsiaTheme="minorEastAsia"/>
              <w:noProof/>
              <w:lang w:eastAsia="en-GB"/>
            </w:rPr>
          </w:pPr>
          <w:hyperlink w:anchor="_Toc151574577" w:history="1">
            <w:r w:rsidR="00437070" w:rsidRPr="00C670BC">
              <w:rPr>
                <w:rStyle w:val="Hyperlink"/>
                <w:rFonts w:cstheme="minorHAnsi"/>
                <w:noProof/>
              </w:rPr>
              <w:t>2.1.1 System Requirements</w:t>
            </w:r>
            <w:r w:rsidR="00437070">
              <w:rPr>
                <w:noProof/>
                <w:webHidden/>
              </w:rPr>
              <w:tab/>
            </w:r>
            <w:r w:rsidR="00437070">
              <w:rPr>
                <w:noProof/>
                <w:webHidden/>
              </w:rPr>
              <w:fldChar w:fldCharType="begin"/>
            </w:r>
            <w:r w:rsidR="00437070">
              <w:rPr>
                <w:noProof/>
                <w:webHidden/>
              </w:rPr>
              <w:instrText xml:space="preserve"> PAGEREF _Toc151574577 \h </w:instrText>
            </w:r>
            <w:r w:rsidR="00437070">
              <w:rPr>
                <w:noProof/>
                <w:webHidden/>
              </w:rPr>
            </w:r>
            <w:r w:rsidR="00437070">
              <w:rPr>
                <w:noProof/>
                <w:webHidden/>
              </w:rPr>
              <w:fldChar w:fldCharType="separate"/>
            </w:r>
            <w:r w:rsidR="00437070">
              <w:rPr>
                <w:noProof/>
                <w:webHidden/>
              </w:rPr>
              <w:t>7</w:t>
            </w:r>
            <w:r w:rsidR="00437070">
              <w:rPr>
                <w:noProof/>
                <w:webHidden/>
              </w:rPr>
              <w:fldChar w:fldCharType="end"/>
            </w:r>
          </w:hyperlink>
        </w:p>
        <w:p w14:paraId="7FB1D0ED" w14:textId="549CA29A" w:rsidR="00437070" w:rsidRDefault="00F875D5">
          <w:pPr>
            <w:pStyle w:val="TOC2"/>
            <w:rPr>
              <w:rFonts w:eastAsiaTheme="minorEastAsia"/>
              <w:noProof/>
              <w:lang w:eastAsia="en-GB"/>
            </w:rPr>
          </w:pPr>
          <w:hyperlink w:anchor="_Toc151574578" w:history="1">
            <w:r w:rsidR="00437070" w:rsidRPr="00C670BC">
              <w:rPr>
                <w:rStyle w:val="Hyperlink"/>
                <w:rFonts w:cstheme="minorHAnsi"/>
                <w:noProof/>
              </w:rPr>
              <w:t>2.1.2 User Experience Requirements</w:t>
            </w:r>
            <w:r w:rsidR="00437070">
              <w:rPr>
                <w:noProof/>
                <w:webHidden/>
              </w:rPr>
              <w:tab/>
            </w:r>
            <w:r w:rsidR="00437070">
              <w:rPr>
                <w:noProof/>
                <w:webHidden/>
              </w:rPr>
              <w:fldChar w:fldCharType="begin"/>
            </w:r>
            <w:r w:rsidR="00437070">
              <w:rPr>
                <w:noProof/>
                <w:webHidden/>
              </w:rPr>
              <w:instrText xml:space="preserve"> PAGEREF _Toc151574578 \h </w:instrText>
            </w:r>
            <w:r w:rsidR="00437070">
              <w:rPr>
                <w:noProof/>
                <w:webHidden/>
              </w:rPr>
            </w:r>
            <w:r w:rsidR="00437070">
              <w:rPr>
                <w:noProof/>
                <w:webHidden/>
              </w:rPr>
              <w:fldChar w:fldCharType="separate"/>
            </w:r>
            <w:r w:rsidR="00437070">
              <w:rPr>
                <w:noProof/>
                <w:webHidden/>
              </w:rPr>
              <w:t>8</w:t>
            </w:r>
            <w:r w:rsidR="00437070">
              <w:rPr>
                <w:noProof/>
                <w:webHidden/>
              </w:rPr>
              <w:fldChar w:fldCharType="end"/>
            </w:r>
          </w:hyperlink>
        </w:p>
        <w:p w14:paraId="63A92216" w14:textId="65ECDA58" w:rsidR="00437070" w:rsidRDefault="00F875D5">
          <w:pPr>
            <w:pStyle w:val="TOC2"/>
            <w:rPr>
              <w:rFonts w:eastAsiaTheme="minorEastAsia"/>
              <w:noProof/>
              <w:lang w:eastAsia="en-GB"/>
            </w:rPr>
          </w:pPr>
          <w:hyperlink w:anchor="_Toc151574579" w:history="1">
            <w:r w:rsidR="00437070" w:rsidRPr="00C670BC">
              <w:rPr>
                <w:rStyle w:val="Hyperlink"/>
                <w:rFonts w:cstheme="minorHAnsi"/>
                <w:noProof/>
              </w:rPr>
              <w:t>2.1.3 Data Gathering Requirements:</w:t>
            </w:r>
            <w:r w:rsidR="00437070">
              <w:rPr>
                <w:noProof/>
                <w:webHidden/>
              </w:rPr>
              <w:tab/>
            </w:r>
            <w:r w:rsidR="00437070">
              <w:rPr>
                <w:noProof/>
                <w:webHidden/>
              </w:rPr>
              <w:fldChar w:fldCharType="begin"/>
            </w:r>
            <w:r w:rsidR="00437070">
              <w:rPr>
                <w:noProof/>
                <w:webHidden/>
              </w:rPr>
              <w:instrText xml:space="preserve"> PAGEREF _Toc151574579 \h </w:instrText>
            </w:r>
            <w:r w:rsidR="00437070">
              <w:rPr>
                <w:noProof/>
                <w:webHidden/>
              </w:rPr>
            </w:r>
            <w:r w:rsidR="00437070">
              <w:rPr>
                <w:noProof/>
                <w:webHidden/>
              </w:rPr>
              <w:fldChar w:fldCharType="separate"/>
            </w:r>
            <w:r w:rsidR="00437070">
              <w:rPr>
                <w:noProof/>
                <w:webHidden/>
              </w:rPr>
              <w:t>9</w:t>
            </w:r>
            <w:r w:rsidR="00437070">
              <w:rPr>
                <w:noProof/>
                <w:webHidden/>
              </w:rPr>
              <w:fldChar w:fldCharType="end"/>
            </w:r>
          </w:hyperlink>
        </w:p>
        <w:p w14:paraId="6A8D87EC" w14:textId="6CD23AA2" w:rsidR="00437070" w:rsidRDefault="00F875D5">
          <w:pPr>
            <w:pStyle w:val="TOC1"/>
            <w:tabs>
              <w:tab w:val="right" w:leader="dot" w:pos="9016"/>
            </w:tabs>
            <w:rPr>
              <w:rFonts w:eastAsiaTheme="minorEastAsia"/>
              <w:noProof/>
              <w:lang w:eastAsia="en-GB"/>
            </w:rPr>
          </w:pPr>
          <w:hyperlink w:anchor="_Toc151574580" w:history="1">
            <w:r w:rsidR="00437070" w:rsidRPr="00C670BC">
              <w:rPr>
                <w:rStyle w:val="Hyperlink"/>
                <w:rFonts w:cstheme="minorHAnsi"/>
                <w:noProof/>
              </w:rPr>
              <w:t>2.2 - Non-functional requirements:</w:t>
            </w:r>
            <w:r w:rsidR="00437070">
              <w:rPr>
                <w:noProof/>
                <w:webHidden/>
              </w:rPr>
              <w:tab/>
            </w:r>
            <w:r w:rsidR="00437070">
              <w:rPr>
                <w:noProof/>
                <w:webHidden/>
              </w:rPr>
              <w:fldChar w:fldCharType="begin"/>
            </w:r>
            <w:r w:rsidR="00437070">
              <w:rPr>
                <w:noProof/>
                <w:webHidden/>
              </w:rPr>
              <w:instrText xml:space="preserve"> PAGEREF _Toc151574580 \h </w:instrText>
            </w:r>
            <w:r w:rsidR="00437070">
              <w:rPr>
                <w:noProof/>
                <w:webHidden/>
              </w:rPr>
            </w:r>
            <w:r w:rsidR="00437070">
              <w:rPr>
                <w:noProof/>
                <w:webHidden/>
              </w:rPr>
              <w:fldChar w:fldCharType="separate"/>
            </w:r>
            <w:r w:rsidR="00437070">
              <w:rPr>
                <w:noProof/>
                <w:webHidden/>
              </w:rPr>
              <w:t>11</w:t>
            </w:r>
            <w:r w:rsidR="00437070">
              <w:rPr>
                <w:noProof/>
                <w:webHidden/>
              </w:rPr>
              <w:fldChar w:fldCharType="end"/>
            </w:r>
          </w:hyperlink>
        </w:p>
        <w:p w14:paraId="52A45215" w14:textId="6F6D0BDB" w:rsidR="00437070" w:rsidRDefault="00F875D5">
          <w:pPr>
            <w:pStyle w:val="TOC2"/>
            <w:rPr>
              <w:rFonts w:eastAsiaTheme="minorEastAsia"/>
              <w:noProof/>
              <w:lang w:eastAsia="en-GB"/>
            </w:rPr>
          </w:pPr>
          <w:hyperlink w:anchor="_Toc151574581" w:history="1">
            <w:r w:rsidR="00437070" w:rsidRPr="00C670BC">
              <w:rPr>
                <w:rStyle w:val="Hyperlink"/>
                <w:rFonts w:cstheme="minorHAnsi"/>
                <w:noProof/>
              </w:rPr>
              <w:t>2.2.1 Performance Requirements:</w:t>
            </w:r>
            <w:r w:rsidR="00437070">
              <w:rPr>
                <w:noProof/>
                <w:webHidden/>
              </w:rPr>
              <w:tab/>
            </w:r>
            <w:r w:rsidR="00437070">
              <w:rPr>
                <w:noProof/>
                <w:webHidden/>
              </w:rPr>
              <w:fldChar w:fldCharType="begin"/>
            </w:r>
            <w:r w:rsidR="00437070">
              <w:rPr>
                <w:noProof/>
                <w:webHidden/>
              </w:rPr>
              <w:instrText xml:space="preserve"> PAGEREF _Toc151574581 \h </w:instrText>
            </w:r>
            <w:r w:rsidR="00437070">
              <w:rPr>
                <w:noProof/>
                <w:webHidden/>
              </w:rPr>
            </w:r>
            <w:r w:rsidR="00437070">
              <w:rPr>
                <w:noProof/>
                <w:webHidden/>
              </w:rPr>
              <w:fldChar w:fldCharType="separate"/>
            </w:r>
            <w:r w:rsidR="00437070">
              <w:rPr>
                <w:noProof/>
                <w:webHidden/>
              </w:rPr>
              <w:t>11</w:t>
            </w:r>
            <w:r w:rsidR="00437070">
              <w:rPr>
                <w:noProof/>
                <w:webHidden/>
              </w:rPr>
              <w:fldChar w:fldCharType="end"/>
            </w:r>
          </w:hyperlink>
        </w:p>
        <w:p w14:paraId="04EDD84F" w14:textId="60ED096E" w:rsidR="00437070" w:rsidRDefault="00F875D5">
          <w:pPr>
            <w:pStyle w:val="TOC2"/>
            <w:rPr>
              <w:rFonts w:eastAsiaTheme="minorEastAsia"/>
              <w:noProof/>
              <w:lang w:eastAsia="en-GB"/>
            </w:rPr>
          </w:pPr>
          <w:hyperlink w:anchor="_Toc151574582" w:history="1">
            <w:r w:rsidR="00437070" w:rsidRPr="00C670BC">
              <w:rPr>
                <w:rStyle w:val="Hyperlink"/>
                <w:rFonts w:cstheme="minorHAnsi"/>
                <w:noProof/>
              </w:rPr>
              <w:t>2.2.2 Usability Requirements:</w:t>
            </w:r>
            <w:r w:rsidR="00437070">
              <w:rPr>
                <w:noProof/>
                <w:webHidden/>
              </w:rPr>
              <w:tab/>
            </w:r>
            <w:r w:rsidR="00437070">
              <w:rPr>
                <w:noProof/>
                <w:webHidden/>
              </w:rPr>
              <w:fldChar w:fldCharType="begin"/>
            </w:r>
            <w:r w:rsidR="00437070">
              <w:rPr>
                <w:noProof/>
                <w:webHidden/>
              </w:rPr>
              <w:instrText xml:space="preserve"> PAGEREF _Toc151574582 \h </w:instrText>
            </w:r>
            <w:r w:rsidR="00437070">
              <w:rPr>
                <w:noProof/>
                <w:webHidden/>
              </w:rPr>
            </w:r>
            <w:r w:rsidR="00437070">
              <w:rPr>
                <w:noProof/>
                <w:webHidden/>
              </w:rPr>
              <w:fldChar w:fldCharType="separate"/>
            </w:r>
            <w:r w:rsidR="00437070">
              <w:rPr>
                <w:noProof/>
                <w:webHidden/>
              </w:rPr>
              <w:t>12</w:t>
            </w:r>
            <w:r w:rsidR="00437070">
              <w:rPr>
                <w:noProof/>
                <w:webHidden/>
              </w:rPr>
              <w:fldChar w:fldCharType="end"/>
            </w:r>
          </w:hyperlink>
        </w:p>
        <w:p w14:paraId="338FF8A9" w14:textId="338962C9" w:rsidR="00437070" w:rsidRDefault="00F875D5">
          <w:pPr>
            <w:pStyle w:val="TOC2"/>
            <w:rPr>
              <w:rFonts w:eastAsiaTheme="minorEastAsia"/>
              <w:noProof/>
              <w:lang w:eastAsia="en-GB"/>
            </w:rPr>
          </w:pPr>
          <w:hyperlink w:anchor="_Toc151574583" w:history="1">
            <w:r w:rsidR="00437070" w:rsidRPr="00C670BC">
              <w:rPr>
                <w:rStyle w:val="Hyperlink"/>
                <w:rFonts w:cstheme="minorHAnsi"/>
                <w:noProof/>
              </w:rPr>
              <w:t>2.2.3 Meditation Requirements:</w:t>
            </w:r>
            <w:r w:rsidR="00437070">
              <w:rPr>
                <w:noProof/>
                <w:webHidden/>
              </w:rPr>
              <w:tab/>
            </w:r>
            <w:r w:rsidR="00437070">
              <w:rPr>
                <w:noProof/>
                <w:webHidden/>
              </w:rPr>
              <w:fldChar w:fldCharType="begin"/>
            </w:r>
            <w:r w:rsidR="00437070">
              <w:rPr>
                <w:noProof/>
                <w:webHidden/>
              </w:rPr>
              <w:instrText xml:space="preserve"> PAGEREF _Toc151574583 \h </w:instrText>
            </w:r>
            <w:r w:rsidR="00437070">
              <w:rPr>
                <w:noProof/>
                <w:webHidden/>
              </w:rPr>
            </w:r>
            <w:r w:rsidR="00437070">
              <w:rPr>
                <w:noProof/>
                <w:webHidden/>
              </w:rPr>
              <w:fldChar w:fldCharType="separate"/>
            </w:r>
            <w:r w:rsidR="00437070">
              <w:rPr>
                <w:noProof/>
                <w:webHidden/>
              </w:rPr>
              <w:t>13</w:t>
            </w:r>
            <w:r w:rsidR="00437070">
              <w:rPr>
                <w:noProof/>
                <w:webHidden/>
              </w:rPr>
              <w:fldChar w:fldCharType="end"/>
            </w:r>
          </w:hyperlink>
        </w:p>
        <w:p w14:paraId="35433A72" w14:textId="268E427D" w:rsidR="00437070" w:rsidRDefault="00F875D5">
          <w:pPr>
            <w:pStyle w:val="TOC2"/>
            <w:rPr>
              <w:rFonts w:eastAsiaTheme="minorEastAsia"/>
              <w:noProof/>
              <w:lang w:eastAsia="en-GB"/>
            </w:rPr>
          </w:pPr>
          <w:hyperlink w:anchor="_Toc151574584" w:history="1">
            <w:r w:rsidR="00437070" w:rsidRPr="00C670BC">
              <w:rPr>
                <w:rStyle w:val="Hyperlink"/>
                <w:noProof/>
              </w:rPr>
              <w:t>2.2.4 Security Requirements:</w:t>
            </w:r>
            <w:r w:rsidR="00437070">
              <w:rPr>
                <w:noProof/>
                <w:webHidden/>
              </w:rPr>
              <w:tab/>
            </w:r>
            <w:r w:rsidR="00437070">
              <w:rPr>
                <w:noProof/>
                <w:webHidden/>
              </w:rPr>
              <w:fldChar w:fldCharType="begin"/>
            </w:r>
            <w:r w:rsidR="00437070">
              <w:rPr>
                <w:noProof/>
                <w:webHidden/>
              </w:rPr>
              <w:instrText xml:space="preserve"> PAGEREF _Toc151574584 \h </w:instrText>
            </w:r>
            <w:r w:rsidR="00437070">
              <w:rPr>
                <w:noProof/>
                <w:webHidden/>
              </w:rPr>
            </w:r>
            <w:r w:rsidR="00437070">
              <w:rPr>
                <w:noProof/>
                <w:webHidden/>
              </w:rPr>
              <w:fldChar w:fldCharType="separate"/>
            </w:r>
            <w:r w:rsidR="00437070">
              <w:rPr>
                <w:noProof/>
                <w:webHidden/>
              </w:rPr>
              <w:t>14</w:t>
            </w:r>
            <w:r w:rsidR="00437070">
              <w:rPr>
                <w:noProof/>
                <w:webHidden/>
              </w:rPr>
              <w:fldChar w:fldCharType="end"/>
            </w:r>
          </w:hyperlink>
        </w:p>
        <w:p w14:paraId="6F25F317" w14:textId="607CBF3C" w:rsidR="00437070" w:rsidRDefault="00F875D5">
          <w:pPr>
            <w:pStyle w:val="TOC2"/>
            <w:rPr>
              <w:rFonts w:eastAsiaTheme="minorEastAsia"/>
              <w:noProof/>
              <w:lang w:eastAsia="en-GB"/>
            </w:rPr>
          </w:pPr>
          <w:hyperlink w:anchor="_Toc151574585" w:history="1">
            <w:r w:rsidR="00437070" w:rsidRPr="00C670BC">
              <w:rPr>
                <w:rStyle w:val="Hyperlink"/>
                <w:noProof/>
              </w:rPr>
              <w:t>2.2.5 Code requirements:</w:t>
            </w:r>
            <w:r w:rsidR="00437070">
              <w:rPr>
                <w:noProof/>
                <w:webHidden/>
              </w:rPr>
              <w:tab/>
            </w:r>
            <w:r w:rsidR="00437070">
              <w:rPr>
                <w:noProof/>
                <w:webHidden/>
              </w:rPr>
              <w:fldChar w:fldCharType="begin"/>
            </w:r>
            <w:r w:rsidR="00437070">
              <w:rPr>
                <w:noProof/>
                <w:webHidden/>
              </w:rPr>
              <w:instrText xml:space="preserve"> PAGEREF _Toc151574585 \h </w:instrText>
            </w:r>
            <w:r w:rsidR="00437070">
              <w:rPr>
                <w:noProof/>
                <w:webHidden/>
              </w:rPr>
            </w:r>
            <w:r w:rsidR="00437070">
              <w:rPr>
                <w:noProof/>
                <w:webHidden/>
              </w:rPr>
              <w:fldChar w:fldCharType="separate"/>
            </w:r>
            <w:r w:rsidR="00437070">
              <w:rPr>
                <w:noProof/>
                <w:webHidden/>
              </w:rPr>
              <w:t>14</w:t>
            </w:r>
            <w:r w:rsidR="00437070">
              <w:rPr>
                <w:noProof/>
                <w:webHidden/>
              </w:rPr>
              <w:fldChar w:fldCharType="end"/>
            </w:r>
          </w:hyperlink>
        </w:p>
        <w:p w14:paraId="1DEBA4BB" w14:textId="2A064E6F" w:rsidR="00437070" w:rsidRDefault="00F875D5">
          <w:pPr>
            <w:pStyle w:val="TOC1"/>
            <w:tabs>
              <w:tab w:val="right" w:leader="dot" w:pos="9016"/>
            </w:tabs>
            <w:rPr>
              <w:rFonts w:eastAsiaTheme="minorEastAsia"/>
              <w:noProof/>
              <w:lang w:eastAsia="en-GB"/>
            </w:rPr>
          </w:pPr>
          <w:hyperlink w:anchor="_Toc151574586" w:history="1">
            <w:r w:rsidR="00437070" w:rsidRPr="00C670BC">
              <w:rPr>
                <w:rStyle w:val="Hyperlink"/>
                <w:noProof/>
              </w:rPr>
              <w:t>2.4 Risks and Issues</w:t>
            </w:r>
            <w:r w:rsidR="00437070">
              <w:rPr>
                <w:noProof/>
                <w:webHidden/>
              </w:rPr>
              <w:tab/>
            </w:r>
            <w:r w:rsidR="00437070">
              <w:rPr>
                <w:noProof/>
                <w:webHidden/>
              </w:rPr>
              <w:fldChar w:fldCharType="begin"/>
            </w:r>
            <w:r w:rsidR="00437070">
              <w:rPr>
                <w:noProof/>
                <w:webHidden/>
              </w:rPr>
              <w:instrText xml:space="preserve"> PAGEREF _Toc151574586 \h </w:instrText>
            </w:r>
            <w:r w:rsidR="00437070">
              <w:rPr>
                <w:noProof/>
                <w:webHidden/>
              </w:rPr>
            </w:r>
            <w:r w:rsidR="00437070">
              <w:rPr>
                <w:noProof/>
                <w:webHidden/>
              </w:rPr>
              <w:fldChar w:fldCharType="separate"/>
            </w:r>
            <w:r w:rsidR="00437070">
              <w:rPr>
                <w:noProof/>
                <w:webHidden/>
              </w:rPr>
              <w:t>15</w:t>
            </w:r>
            <w:r w:rsidR="00437070">
              <w:rPr>
                <w:noProof/>
                <w:webHidden/>
              </w:rPr>
              <w:fldChar w:fldCharType="end"/>
            </w:r>
          </w:hyperlink>
        </w:p>
        <w:p w14:paraId="741B58A5" w14:textId="1E4A57B1" w:rsidR="00437070" w:rsidRDefault="00F875D5">
          <w:pPr>
            <w:pStyle w:val="TOC2"/>
            <w:rPr>
              <w:rFonts w:eastAsiaTheme="minorEastAsia"/>
              <w:noProof/>
              <w:lang w:eastAsia="en-GB"/>
            </w:rPr>
          </w:pPr>
          <w:hyperlink w:anchor="_Toc151574587" w:history="1">
            <w:r w:rsidR="00437070" w:rsidRPr="00C670BC">
              <w:rPr>
                <w:rStyle w:val="Hyperlink"/>
                <w:rFonts w:cstheme="minorHAnsi"/>
                <w:noProof/>
              </w:rPr>
              <w:t>2.4.1 Technical Risks</w:t>
            </w:r>
            <w:r w:rsidR="00437070">
              <w:rPr>
                <w:noProof/>
                <w:webHidden/>
              </w:rPr>
              <w:tab/>
            </w:r>
            <w:r w:rsidR="00437070">
              <w:rPr>
                <w:noProof/>
                <w:webHidden/>
              </w:rPr>
              <w:fldChar w:fldCharType="begin"/>
            </w:r>
            <w:r w:rsidR="00437070">
              <w:rPr>
                <w:noProof/>
                <w:webHidden/>
              </w:rPr>
              <w:instrText xml:space="preserve"> PAGEREF _Toc151574587 \h </w:instrText>
            </w:r>
            <w:r w:rsidR="00437070">
              <w:rPr>
                <w:noProof/>
                <w:webHidden/>
              </w:rPr>
            </w:r>
            <w:r w:rsidR="00437070">
              <w:rPr>
                <w:noProof/>
                <w:webHidden/>
              </w:rPr>
              <w:fldChar w:fldCharType="separate"/>
            </w:r>
            <w:r w:rsidR="00437070">
              <w:rPr>
                <w:noProof/>
                <w:webHidden/>
              </w:rPr>
              <w:t>15</w:t>
            </w:r>
            <w:r w:rsidR="00437070">
              <w:rPr>
                <w:noProof/>
                <w:webHidden/>
              </w:rPr>
              <w:fldChar w:fldCharType="end"/>
            </w:r>
          </w:hyperlink>
        </w:p>
        <w:p w14:paraId="5824B36B" w14:textId="796CD84E" w:rsidR="00437070" w:rsidRDefault="00F875D5">
          <w:pPr>
            <w:pStyle w:val="TOC2"/>
            <w:rPr>
              <w:rFonts w:eastAsiaTheme="minorEastAsia"/>
              <w:noProof/>
              <w:lang w:eastAsia="en-GB"/>
            </w:rPr>
          </w:pPr>
          <w:hyperlink w:anchor="_Toc151574588" w:history="1">
            <w:r w:rsidR="00437070" w:rsidRPr="00C670BC">
              <w:rPr>
                <w:rStyle w:val="Hyperlink"/>
                <w:rFonts w:cstheme="minorHAnsi"/>
                <w:noProof/>
              </w:rPr>
              <w:t>2.4.2 Development Risks</w:t>
            </w:r>
            <w:r w:rsidR="00437070">
              <w:rPr>
                <w:noProof/>
                <w:webHidden/>
              </w:rPr>
              <w:tab/>
            </w:r>
            <w:r w:rsidR="00437070">
              <w:rPr>
                <w:noProof/>
                <w:webHidden/>
              </w:rPr>
              <w:fldChar w:fldCharType="begin"/>
            </w:r>
            <w:r w:rsidR="00437070">
              <w:rPr>
                <w:noProof/>
                <w:webHidden/>
              </w:rPr>
              <w:instrText xml:space="preserve"> PAGEREF _Toc151574588 \h </w:instrText>
            </w:r>
            <w:r w:rsidR="00437070">
              <w:rPr>
                <w:noProof/>
                <w:webHidden/>
              </w:rPr>
            </w:r>
            <w:r w:rsidR="00437070">
              <w:rPr>
                <w:noProof/>
                <w:webHidden/>
              </w:rPr>
              <w:fldChar w:fldCharType="separate"/>
            </w:r>
            <w:r w:rsidR="00437070">
              <w:rPr>
                <w:noProof/>
                <w:webHidden/>
              </w:rPr>
              <w:t>16</w:t>
            </w:r>
            <w:r w:rsidR="00437070">
              <w:rPr>
                <w:noProof/>
                <w:webHidden/>
              </w:rPr>
              <w:fldChar w:fldCharType="end"/>
            </w:r>
          </w:hyperlink>
        </w:p>
        <w:p w14:paraId="1303E4EB" w14:textId="29B176E8" w:rsidR="00437070" w:rsidRDefault="00F875D5">
          <w:pPr>
            <w:pStyle w:val="TOC2"/>
            <w:rPr>
              <w:rFonts w:eastAsiaTheme="minorEastAsia"/>
              <w:noProof/>
              <w:lang w:eastAsia="en-GB"/>
            </w:rPr>
          </w:pPr>
          <w:hyperlink w:anchor="_Toc151574589" w:history="1">
            <w:r w:rsidR="00437070" w:rsidRPr="00C670BC">
              <w:rPr>
                <w:rStyle w:val="Hyperlink"/>
                <w:rFonts w:cstheme="minorHAnsi"/>
                <w:noProof/>
              </w:rPr>
              <w:t>2.4.3 Product Risks</w:t>
            </w:r>
            <w:r w:rsidR="00437070">
              <w:rPr>
                <w:noProof/>
                <w:webHidden/>
              </w:rPr>
              <w:tab/>
            </w:r>
            <w:r w:rsidR="00437070">
              <w:rPr>
                <w:noProof/>
                <w:webHidden/>
              </w:rPr>
              <w:fldChar w:fldCharType="begin"/>
            </w:r>
            <w:r w:rsidR="00437070">
              <w:rPr>
                <w:noProof/>
                <w:webHidden/>
              </w:rPr>
              <w:instrText xml:space="preserve"> PAGEREF _Toc151574589 \h </w:instrText>
            </w:r>
            <w:r w:rsidR="00437070">
              <w:rPr>
                <w:noProof/>
                <w:webHidden/>
              </w:rPr>
            </w:r>
            <w:r w:rsidR="00437070">
              <w:rPr>
                <w:noProof/>
                <w:webHidden/>
              </w:rPr>
              <w:fldChar w:fldCharType="separate"/>
            </w:r>
            <w:r w:rsidR="00437070">
              <w:rPr>
                <w:noProof/>
                <w:webHidden/>
              </w:rPr>
              <w:t>17</w:t>
            </w:r>
            <w:r w:rsidR="00437070">
              <w:rPr>
                <w:noProof/>
                <w:webHidden/>
              </w:rPr>
              <w:fldChar w:fldCharType="end"/>
            </w:r>
          </w:hyperlink>
        </w:p>
        <w:p w14:paraId="1771C512" w14:textId="77D34604" w:rsidR="00437070" w:rsidRDefault="00F875D5">
          <w:pPr>
            <w:pStyle w:val="TOC2"/>
            <w:rPr>
              <w:rFonts w:eastAsiaTheme="minorEastAsia"/>
              <w:noProof/>
              <w:lang w:eastAsia="en-GB"/>
            </w:rPr>
          </w:pPr>
          <w:hyperlink w:anchor="_Toc151574590" w:history="1">
            <w:r w:rsidR="00437070" w:rsidRPr="00C670BC">
              <w:rPr>
                <w:rStyle w:val="Hyperlink"/>
                <w:rFonts w:cstheme="minorHAnsi"/>
                <w:noProof/>
              </w:rPr>
              <w:t>2.4.4 External Unpredictable Risks</w:t>
            </w:r>
            <w:r w:rsidR="00437070">
              <w:rPr>
                <w:noProof/>
                <w:webHidden/>
              </w:rPr>
              <w:tab/>
            </w:r>
            <w:r w:rsidR="00437070">
              <w:rPr>
                <w:noProof/>
                <w:webHidden/>
              </w:rPr>
              <w:fldChar w:fldCharType="begin"/>
            </w:r>
            <w:r w:rsidR="00437070">
              <w:rPr>
                <w:noProof/>
                <w:webHidden/>
              </w:rPr>
              <w:instrText xml:space="preserve"> PAGEREF _Toc151574590 \h </w:instrText>
            </w:r>
            <w:r w:rsidR="00437070">
              <w:rPr>
                <w:noProof/>
                <w:webHidden/>
              </w:rPr>
            </w:r>
            <w:r w:rsidR="00437070">
              <w:rPr>
                <w:noProof/>
                <w:webHidden/>
              </w:rPr>
              <w:fldChar w:fldCharType="separate"/>
            </w:r>
            <w:r w:rsidR="00437070">
              <w:rPr>
                <w:noProof/>
                <w:webHidden/>
              </w:rPr>
              <w:t>18</w:t>
            </w:r>
            <w:r w:rsidR="00437070">
              <w:rPr>
                <w:noProof/>
                <w:webHidden/>
              </w:rPr>
              <w:fldChar w:fldCharType="end"/>
            </w:r>
          </w:hyperlink>
        </w:p>
        <w:p w14:paraId="02A1F1C6" w14:textId="2A90F3DC" w:rsidR="00437070" w:rsidRDefault="00F875D5">
          <w:pPr>
            <w:pStyle w:val="TOC1"/>
            <w:tabs>
              <w:tab w:val="right" w:leader="dot" w:pos="9016"/>
            </w:tabs>
            <w:rPr>
              <w:rFonts w:eastAsiaTheme="minorEastAsia"/>
              <w:noProof/>
              <w:lang w:eastAsia="en-GB"/>
            </w:rPr>
          </w:pPr>
          <w:hyperlink w:anchor="_Toc151574591" w:history="1">
            <w:r w:rsidR="00437070" w:rsidRPr="00C670BC">
              <w:rPr>
                <w:rStyle w:val="Hyperlink"/>
                <w:rFonts w:cstheme="minorHAnsi"/>
                <w:noProof/>
              </w:rPr>
              <w:t>3.1 Development Approach</w:t>
            </w:r>
            <w:r w:rsidR="00437070">
              <w:rPr>
                <w:noProof/>
                <w:webHidden/>
              </w:rPr>
              <w:tab/>
            </w:r>
            <w:r w:rsidR="00437070">
              <w:rPr>
                <w:noProof/>
                <w:webHidden/>
              </w:rPr>
              <w:fldChar w:fldCharType="begin"/>
            </w:r>
            <w:r w:rsidR="00437070">
              <w:rPr>
                <w:noProof/>
                <w:webHidden/>
              </w:rPr>
              <w:instrText xml:space="preserve"> PAGEREF _Toc151574591 \h </w:instrText>
            </w:r>
            <w:r w:rsidR="00437070">
              <w:rPr>
                <w:noProof/>
                <w:webHidden/>
              </w:rPr>
            </w:r>
            <w:r w:rsidR="00437070">
              <w:rPr>
                <w:noProof/>
                <w:webHidden/>
              </w:rPr>
              <w:fldChar w:fldCharType="separate"/>
            </w:r>
            <w:r w:rsidR="00437070">
              <w:rPr>
                <w:noProof/>
                <w:webHidden/>
              </w:rPr>
              <w:t>18</w:t>
            </w:r>
            <w:r w:rsidR="00437070">
              <w:rPr>
                <w:noProof/>
                <w:webHidden/>
              </w:rPr>
              <w:fldChar w:fldCharType="end"/>
            </w:r>
          </w:hyperlink>
        </w:p>
        <w:p w14:paraId="19C4EF2E" w14:textId="478D73D6" w:rsidR="00437070" w:rsidRDefault="00F875D5">
          <w:pPr>
            <w:pStyle w:val="TOC2"/>
            <w:rPr>
              <w:rFonts w:eastAsiaTheme="minorEastAsia"/>
              <w:noProof/>
              <w:lang w:eastAsia="en-GB"/>
            </w:rPr>
          </w:pPr>
          <w:hyperlink w:anchor="_Toc151574592" w:history="1">
            <w:r w:rsidR="00437070" w:rsidRPr="00C670BC">
              <w:rPr>
                <w:rStyle w:val="Hyperlink"/>
                <w:rFonts w:cstheme="minorHAnsi"/>
                <w:noProof/>
              </w:rPr>
              <w:t>3.1.1 Reasons for choosing Scrum</w:t>
            </w:r>
            <w:r w:rsidR="00437070">
              <w:rPr>
                <w:noProof/>
                <w:webHidden/>
              </w:rPr>
              <w:tab/>
            </w:r>
            <w:r w:rsidR="00437070">
              <w:rPr>
                <w:noProof/>
                <w:webHidden/>
              </w:rPr>
              <w:fldChar w:fldCharType="begin"/>
            </w:r>
            <w:r w:rsidR="00437070">
              <w:rPr>
                <w:noProof/>
                <w:webHidden/>
              </w:rPr>
              <w:instrText xml:space="preserve"> PAGEREF _Toc151574592 \h </w:instrText>
            </w:r>
            <w:r w:rsidR="00437070">
              <w:rPr>
                <w:noProof/>
                <w:webHidden/>
              </w:rPr>
            </w:r>
            <w:r w:rsidR="00437070">
              <w:rPr>
                <w:noProof/>
                <w:webHidden/>
              </w:rPr>
              <w:fldChar w:fldCharType="separate"/>
            </w:r>
            <w:r w:rsidR="00437070">
              <w:rPr>
                <w:noProof/>
                <w:webHidden/>
              </w:rPr>
              <w:t>19</w:t>
            </w:r>
            <w:r w:rsidR="00437070">
              <w:rPr>
                <w:noProof/>
                <w:webHidden/>
              </w:rPr>
              <w:fldChar w:fldCharType="end"/>
            </w:r>
          </w:hyperlink>
        </w:p>
        <w:p w14:paraId="33187EAC" w14:textId="0A0B6269" w:rsidR="00437070" w:rsidRDefault="00F875D5">
          <w:pPr>
            <w:pStyle w:val="TOC1"/>
            <w:tabs>
              <w:tab w:val="right" w:leader="dot" w:pos="9016"/>
            </w:tabs>
            <w:rPr>
              <w:rFonts w:eastAsiaTheme="minorEastAsia"/>
              <w:noProof/>
              <w:lang w:eastAsia="en-GB"/>
            </w:rPr>
          </w:pPr>
          <w:hyperlink w:anchor="_Toc151574593" w:history="1">
            <w:r w:rsidR="00437070" w:rsidRPr="00C670BC">
              <w:rPr>
                <w:rStyle w:val="Hyperlink"/>
                <w:rFonts w:cstheme="minorHAnsi"/>
                <w:noProof/>
              </w:rPr>
              <w:t>3.2 Project Schedules</w:t>
            </w:r>
            <w:r w:rsidR="00437070">
              <w:rPr>
                <w:noProof/>
                <w:webHidden/>
              </w:rPr>
              <w:tab/>
            </w:r>
            <w:r w:rsidR="00437070">
              <w:rPr>
                <w:noProof/>
                <w:webHidden/>
              </w:rPr>
              <w:fldChar w:fldCharType="begin"/>
            </w:r>
            <w:r w:rsidR="00437070">
              <w:rPr>
                <w:noProof/>
                <w:webHidden/>
              </w:rPr>
              <w:instrText xml:space="preserve"> PAGEREF _Toc151574593 \h </w:instrText>
            </w:r>
            <w:r w:rsidR="00437070">
              <w:rPr>
                <w:noProof/>
                <w:webHidden/>
              </w:rPr>
            </w:r>
            <w:r w:rsidR="00437070">
              <w:rPr>
                <w:noProof/>
                <w:webHidden/>
              </w:rPr>
              <w:fldChar w:fldCharType="separate"/>
            </w:r>
            <w:r w:rsidR="00437070">
              <w:rPr>
                <w:noProof/>
                <w:webHidden/>
              </w:rPr>
              <w:t>19</w:t>
            </w:r>
            <w:r w:rsidR="00437070">
              <w:rPr>
                <w:noProof/>
                <w:webHidden/>
              </w:rPr>
              <w:fldChar w:fldCharType="end"/>
            </w:r>
          </w:hyperlink>
        </w:p>
        <w:p w14:paraId="5AC36220" w14:textId="4DC0577D" w:rsidR="00311F6D" w:rsidRPr="00112E78" w:rsidRDefault="7DA59F29" w:rsidP="00BD6ACB">
          <w:pPr>
            <w:pStyle w:val="TOC1"/>
            <w:tabs>
              <w:tab w:val="right" w:leader="dot" w:pos="9015"/>
            </w:tabs>
            <w:jc w:val="both"/>
            <w:rPr>
              <w:color w:val="0563C1" w:themeColor="hyperlink"/>
              <w:u w:val="single"/>
            </w:rPr>
          </w:pPr>
          <w:r>
            <w:fldChar w:fldCharType="end"/>
          </w:r>
        </w:p>
      </w:sdtContent>
    </w:sdt>
    <w:p w14:paraId="1015D29B" w14:textId="77777777" w:rsidR="00112E78" w:rsidRPr="00BF662B" w:rsidRDefault="00112E78" w:rsidP="00BD6ACB">
      <w:pPr>
        <w:jc w:val="both"/>
        <w:rPr>
          <w:rStyle w:val="TitleChar"/>
          <w:rFonts w:asciiTheme="minorHAnsi" w:hAnsiTheme="minorHAnsi" w:cstheme="minorHAnsi"/>
        </w:rPr>
      </w:pPr>
      <w:r w:rsidRPr="00BF662B">
        <w:rPr>
          <w:rStyle w:val="TitleChar"/>
          <w:rFonts w:asciiTheme="minorHAnsi" w:hAnsiTheme="minorHAnsi" w:cstheme="minorHAnsi"/>
        </w:rPr>
        <w:br w:type="page"/>
      </w:r>
    </w:p>
    <w:p w14:paraId="24900FFD" w14:textId="755B97B5" w:rsidR="00DC2131" w:rsidRPr="00BF662B" w:rsidRDefault="00DC2131" w:rsidP="00BD6ACB">
      <w:pPr>
        <w:pStyle w:val="Title"/>
        <w:jc w:val="both"/>
        <w:rPr>
          <w:rFonts w:asciiTheme="minorHAnsi" w:eastAsia="Times New Roman" w:hAnsiTheme="minorHAnsi" w:cstheme="minorBidi"/>
          <w:sz w:val="18"/>
          <w:szCs w:val="18"/>
          <w:lang w:eastAsia="en-GB"/>
        </w:rPr>
      </w:pPr>
      <w:r w:rsidRPr="12475BED">
        <w:rPr>
          <w:rStyle w:val="TitleChar"/>
          <w:rFonts w:asciiTheme="minorHAnsi" w:hAnsiTheme="minorHAnsi" w:cstheme="minorBidi"/>
        </w:rPr>
        <w:t>1 – Introduction</w:t>
      </w:r>
      <w:r w:rsidR="1DFECD4C" w:rsidRPr="12475BED">
        <w:rPr>
          <w:rStyle w:val="TitleChar"/>
          <w:rFonts w:asciiTheme="minorHAnsi" w:hAnsiTheme="minorHAnsi" w:cstheme="minorBidi"/>
        </w:rPr>
        <w:t>:</w:t>
      </w:r>
      <w:r w:rsidRPr="12475BED">
        <w:rPr>
          <w:rFonts w:asciiTheme="minorHAnsi" w:hAnsiTheme="minorHAnsi" w:cstheme="minorBidi"/>
        </w:rPr>
        <w:t> </w:t>
      </w:r>
    </w:p>
    <w:p w14:paraId="45C2194D" w14:textId="704D3691" w:rsidR="00DC2131" w:rsidRPr="00BF662B" w:rsidRDefault="2A51E5D3" w:rsidP="00BD6ACB">
      <w:pPr>
        <w:pStyle w:val="Heading1"/>
        <w:jc w:val="both"/>
        <w:rPr>
          <w:rFonts w:asciiTheme="minorHAnsi" w:hAnsiTheme="minorHAnsi" w:cstheme="minorHAnsi"/>
        </w:rPr>
      </w:pPr>
      <w:bookmarkStart w:id="1" w:name="_Toc151574563"/>
      <w:r w:rsidRPr="00BF662B">
        <w:rPr>
          <w:rFonts w:asciiTheme="minorHAnsi" w:hAnsiTheme="minorHAnsi" w:cstheme="minorHAnsi"/>
        </w:rPr>
        <w:t xml:space="preserve">1.1 </w:t>
      </w:r>
      <w:r w:rsidR="00DC2131" w:rsidRPr="00BF662B">
        <w:rPr>
          <w:rFonts w:asciiTheme="minorHAnsi" w:hAnsiTheme="minorHAnsi" w:cstheme="minorHAnsi"/>
        </w:rPr>
        <w:t>– Overview and justification</w:t>
      </w:r>
      <w:bookmarkEnd w:id="1"/>
      <w:r w:rsidR="00DC2131" w:rsidRPr="00BF662B">
        <w:rPr>
          <w:rFonts w:asciiTheme="minorHAnsi" w:hAnsiTheme="minorHAnsi" w:cstheme="minorHAnsi"/>
        </w:rPr>
        <w:t> </w:t>
      </w:r>
    </w:p>
    <w:p w14:paraId="4CE4BA98" w14:textId="548E3B98" w:rsidR="00DC2131" w:rsidRPr="00BF662B" w:rsidRDefault="00DC2131" w:rsidP="00BD6ACB">
      <w:pPr>
        <w:spacing w:after="0" w:line="240" w:lineRule="auto"/>
        <w:jc w:val="both"/>
        <w:textAlignment w:val="baseline"/>
        <w:rPr>
          <w:rFonts w:eastAsia="Times New Roman" w:cstheme="minorHAnsi"/>
          <w:kern w:val="0"/>
          <w:sz w:val="16"/>
          <w:szCs w:val="16"/>
          <w:lang w:eastAsia="en-GB"/>
          <w14:ligatures w14:val="none"/>
        </w:rPr>
      </w:pPr>
      <w:r w:rsidRPr="00BF662B">
        <w:rPr>
          <w:rFonts w:eastAsia="Times New Roman" w:cstheme="minorHAnsi"/>
          <w:kern w:val="0"/>
          <w:lang w:eastAsia="en-GB"/>
          <w14:ligatures w14:val="none"/>
        </w:rPr>
        <w:t>We are working on developing a VR meditation environment that will enhance the adaptivity and immersion of users during meditation sessions. The project is being developed based on the requirements specified by Prof Alexandra Cristea, who will be referred to as 'the client'. According to the client, modern VR technology can increase the effectiveness of meditation sessions. The objective of the project is to create a</w:t>
      </w:r>
      <w:r w:rsidR="0038545F" w:rsidRPr="00BF662B">
        <w:rPr>
          <w:rFonts w:eastAsia="Times New Roman" w:cstheme="minorHAnsi"/>
          <w:kern w:val="0"/>
          <w:lang w:eastAsia="en-GB"/>
          <w14:ligatures w14:val="none"/>
        </w:rPr>
        <w:t>n</w:t>
      </w:r>
      <w:r w:rsidRPr="00BF662B">
        <w:rPr>
          <w:rFonts w:eastAsia="Times New Roman" w:cstheme="minorHAnsi"/>
          <w:kern w:val="0"/>
          <w:lang w:eastAsia="en-GB"/>
          <w14:ligatures w14:val="none"/>
        </w:rPr>
        <w:t xml:space="preserve"> immer</w:t>
      </w:r>
      <w:r w:rsidR="0038545F" w:rsidRPr="00BF662B">
        <w:rPr>
          <w:rFonts w:eastAsia="Times New Roman" w:cstheme="minorHAnsi"/>
          <w:kern w:val="0"/>
          <w:lang w:eastAsia="en-GB"/>
          <w14:ligatures w14:val="none"/>
        </w:rPr>
        <w:t>s</w:t>
      </w:r>
      <w:r w:rsidRPr="00BF662B">
        <w:rPr>
          <w:rFonts w:eastAsia="Times New Roman" w:cstheme="minorHAnsi"/>
          <w:kern w:val="0"/>
          <w:lang w:eastAsia="en-GB"/>
          <w14:ligatures w14:val="none"/>
        </w:rPr>
        <w:t>ive and abstract meditation environment</w:t>
      </w:r>
      <w:r w:rsidR="009244B7" w:rsidRPr="00BF662B">
        <w:rPr>
          <w:rFonts w:eastAsia="Times New Roman" w:cstheme="minorHAnsi"/>
          <w:kern w:val="0"/>
          <w:lang w:eastAsia="en-GB"/>
          <w14:ligatures w14:val="none"/>
        </w:rPr>
        <w:t xml:space="preserve"> for our client to use for research</w:t>
      </w:r>
      <w:r w:rsidRPr="00BF662B">
        <w:rPr>
          <w:rFonts w:eastAsia="Times New Roman" w:cstheme="minorHAnsi"/>
          <w:kern w:val="0"/>
          <w:lang w:eastAsia="en-GB"/>
          <w14:ligatures w14:val="none"/>
        </w:rPr>
        <w:t xml:space="preserve"> that </w:t>
      </w:r>
      <w:r w:rsidR="00FC5497" w:rsidRPr="00BF662B">
        <w:rPr>
          <w:rFonts w:eastAsia="Times New Roman" w:cstheme="minorHAnsi"/>
          <w:kern w:val="0"/>
          <w:lang w:eastAsia="en-GB"/>
          <w14:ligatures w14:val="none"/>
        </w:rPr>
        <w:t>utilises</w:t>
      </w:r>
      <w:r w:rsidR="00F57A6D" w:rsidRPr="00BF662B">
        <w:rPr>
          <w:rFonts w:eastAsia="Times New Roman" w:cstheme="minorHAnsi"/>
          <w:kern w:val="0"/>
          <w:lang w:eastAsia="en-GB"/>
          <w14:ligatures w14:val="none"/>
        </w:rPr>
        <w:t xml:space="preserve"> </w:t>
      </w:r>
      <w:r w:rsidRPr="00BF662B">
        <w:rPr>
          <w:rFonts w:eastAsia="Times New Roman" w:cstheme="minorHAnsi"/>
          <w:kern w:val="0"/>
          <w:lang w:eastAsia="en-GB"/>
          <w14:ligatures w14:val="none"/>
        </w:rPr>
        <w:t>visualization-based meditation techniques. The primary project goals are as follows: </w:t>
      </w:r>
    </w:p>
    <w:p w14:paraId="7DD72DA9" w14:textId="78DE2738" w:rsidR="00DC2131" w:rsidRPr="00BF662B" w:rsidRDefault="00DC2131" w:rsidP="00BD6ACB">
      <w:pPr>
        <w:numPr>
          <w:ilvl w:val="0"/>
          <w:numId w:val="2"/>
        </w:numPr>
        <w:spacing w:after="0" w:line="240" w:lineRule="auto"/>
        <w:ind w:left="1080" w:firstLine="0"/>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Produce an immersive</w:t>
      </w:r>
      <w:r w:rsidR="00A27822" w:rsidRPr="00BF662B">
        <w:rPr>
          <w:rFonts w:eastAsia="Times New Roman" w:cstheme="minorHAnsi"/>
          <w:kern w:val="0"/>
          <w:lang w:eastAsia="en-GB"/>
          <w14:ligatures w14:val="none"/>
        </w:rPr>
        <w:t xml:space="preserve"> and customisable</w:t>
      </w:r>
      <w:r w:rsidRPr="00BF662B">
        <w:rPr>
          <w:rFonts w:eastAsia="Times New Roman" w:cstheme="minorHAnsi"/>
          <w:kern w:val="0"/>
          <w:lang w:eastAsia="en-GB"/>
          <w14:ligatures w14:val="none"/>
        </w:rPr>
        <w:t xml:space="preserve"> meditation environment. </w:t>
      </w:r>
    </w:p>
    <w:p w14:paraId="42FFA16F" w14:textId="35BC6931" w:rsidR="00DC2131" w:rsidRPr="00BF662B" w:rsidRDefault="00DC2131" w:rsidP="00BD6ACB">
      <w:pPr>
        <w:numPr>
          <w:ilvl w:val="0"/>
          <w:numId w:val="2"/>
        </w:numPr>
        <w:spacing w:after="0" w:line="240" w:lineRule="auto"/>
        <w:ind w:left="1080" w:firstLine="0"/>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xml:space="preserve">Track and log user </w:t>
      </w:r>
      <w:r w:rsidR="00A27822" w:rsidRPr="00BF662B">
        <w:rPr>
          <w:rFonts w:eastAsia="Times New Roman" w:cstheme="minorHAnsi"/>
          <w:kern w:val="0"/>
          <w:lang w:eastAsia="en-GB"/>
          <w14:ligatures w14:val="none"/>
        </w:rPr>
        <w:t>telemetry data</w:t>
      </w:r>
      <w:r w:rsidRPr="00BF662B">
        <w:rPr>
          <w:rFonts w:eastAsia="Times New Roman" w:cstheme="minorHAnsi"/>
          <w:kern w:val="0"/>
          <w:lang w:eastAsia="en-GB"/>
          <w14:ligatures w14:val="none"/>
        </w:rPr>
        <w:t xml:space="preserve"> throughout meditation sessions. </w:t>
      </w:r>
    </w:p>
    <w:p w14:paraId="47312409" w14:textId="3EE479FC" w:rsidR="00326DD3" w:rsidRPr="00BF662B" w:rsidRDefault="00DC2131" w:rsidP="00BD6ACB">
      <w:pPr>
        <w:numPr>
          <w:ilvl w:val="0"/>
          <w:numId w:val="2"/>
        </w:numPr>
        <w:spacing w:after="0" w:line="240" w:lineRule="auto"/>
        <w:ind w:left="1080" w:firstLine="0"/>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xml:space="preserve">Enhance User meditation experience </w:t>
      </w:r>
      <w:r w:rsidR="00FC5497" w:rsidRPr="00BF662B">
        <w:rPr>
          <w:rFonts w:eastAsia="Times New Roman" w:cstheme="minorHAnsi"/>
          <w:kern w:val="0"/>
          <w:lang w:eastAsia="en-GB"/>
          <w14:ligatures w14:val="none"/>
        </w:rPr>
        <w:t xml:space="preserve">using </w:t>
      </w:r>
      <w:r w:rsidRPr="00BF662B">
        <w:rPr>
          <w:rFonts w:eastAsia="Times New Roman" w:cstheme="minorHAnsi"/>
          <w:kern w:val="0"/>
          <w:lang w:eastAsia="en-GB"/>
          <w14:ligatures w14:val="none"/>
        </w:rPr>
        <w:t>VR. </w:t>
      </w:r>
    </w:p>
    <w:p w14:paraId="07853B49" w14:textId="77777777" w:rsidR="00326DD3" w:rsidRPr="00BF662B" w:rsidRDefault="00326DD3" w:rsidP="00326DD3">
      <w:pPr>
        <w:spacing w:after="0" w:line="240" w:lineRule="auto"/>
        <w:ind w:left="1080"/>
        <w:jc w:val="both"/>
        <w:textAlignment w:val="baseline"/>
        <w:rPr>
          <w:rFonts w:eastAsia="Times New Roman" w:cstheme="minorHAnsi"/>
          <w:kern w:val="0"/>
          <w:lang w:eastAsia="en-GB"/>
          <w14:ligatures w14:val="none"/>
        </w:rPr>
      </w:pPr>
    </w:p>
    <w:p w14:paraId="3AE39E8A" w14:textId="07520E05" w:rsidR="00326DD3" w:rsidRPr="00326DD3" w:rsidRDefault="00326DD3" w:rsidP="00326DD3">
      <w:r w:rsidRPr="00326DD3">
        <w:t>This section discusses the project scope and system description. The second section outlines the functional requirements, non-functional requirements, and risks. The closing section discusses the development approach and project schedule.</w:t>
      </w:r>
    </w:p>
    <w:p w14:paraId="43404828" w14:textId="6D63E772" w:rsidR="00DC2131" w:rsidRPr="00BF662B" w:rsidRDefault="5FF63A9D" w:rsidP="00BD6ACB">
      <w:pPr>
        <w:pStyle w:val="Heading2"/>
        <w:jc w:val="both"/>
        <w:rPr>
          <w:rFonts w:asciiTheme="minorHAnsi" w:eastAsia="Times New Roman" w:hAnsiTheme="minorHAnsi" w:cstheme="minorHAnsi"/>
          <w:color w:val="1F3763"/>
          <w:kern w:val="0"/>
          <w:sz w:val="24"/>
          <w:szCs w:val="24"/>
          <w:lang w:eastAsia="en-GB"/>
          <w14:ligatures w14:val="none"/>
        </w:rPr>
      </w:pPr>
      <w:bookmarkStart w:id="2" w:name="_Toc151574564"/>
      <w:r w:rsidRPr="00BF662B">
        <w:rPr>
          <w:rFonts w:asciiTheme="minorHAnsi" w:hAnsiTheme="minorHAnsi" w:cstheme="minorHAnsi"/>
        </w:rPr>
        <w:t xml:space="preserve">1.1.1 </w:t>
      </w:r>
      <w:r w:rsidR="00DC2131" w:rsidRPr="00BF662B">
        <w:rPr>
          <w:rFonts w:asciiTheme="minorHAnsi" w:hAnsiTheme="minorHAnsi" w:cstheme="minorHAnsi"/>
        </w:rPr>
        <w:t>Purpose</w:t>
      </w:r>
      <w:bookmarkEnd w:id="2"/>
      <w:r w:rsidR="00DC2131" w:rsidRPr="00BF662B">
        <w:rPr>
          <w:rFonts w:asciiTheme="minorHAnsi" w:hAnsiTheme="minorHAnsi" w:cstheme="minorHAnsi"/>
        </w:rPr>
        <w:t> </w:t>
      </w:r>
    </w:p>
    <w:p w14:paraId="3989D854" w14:textId="39328973" w:rsidR="00DC2131" w:rsidRPr="00BF662B" w:rsidRDefault="00DC2131" w:rsidP="00BD6ACB">
      <w:pPr>
        <w:spacing w:after="0" w:line="240" w:lineRule="auto"/>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Our solution aims to merge the growing popularity of mobile-based meditation apps in the Western world with the increasing accessibility and affordability of VR technology. Our goal is to provide an immersive and adaptable meditation environment that can incorporate visualization-based meditation techniques that traditional mobile-based apps are not capable of offering. </w:t>
      </w:r>
    </w:p>
    <w:p w14:paraId="783CE1FC" w14:textId="32578F8E" w:rsidR="00DC2131" w:rsidRPr="00BF662B" w:rsidRDefault="540F1A91" w:rsidP="00BD6ACB">
      <w:pPr>
        <w:pStyle w:val="Heading1"/>
        <w:jc w:val="both"/>
        <w:rPr>
          <w:rFonts w:asciiTheme="minorHAnsi" w:eastAsia="Times New Roman" w:hAnsiTheme="minorHAnsi" w:cstheme="minorHAnsi"/>
          <w:color w:val="2F5496"/>
          <w:kern w:val="0"/>
          <w:sz w:val="26"/>
          <w:szCs w:val="26"/>
          <w:lang w:eastAsia="en-GB"/>
        </w:rPr>
      </w:pPr>
      <w:bookmarkStart w:id="3" w:name="_Toc151574565"/>
      <w:r w:rsidRPr="00BF662B">
        <w:rPr>
          <w:rFonts w:asciiTheme="minorHAnsi" w:hAnsiTheme="minorHAnsi" w:cstheme="minorHAnsi"/>
        </w:rPr>
        <w:t xml:space="preserve">1.2 </w:t>
      </w:r>
      <w:r w:rsidR="00DC2131" w:rsidRPr="00BF662B">
        <w:rPr>
          <w:rFonts w:asciiTheme="minorHAnsi" w:hAnsiTheme="minorHAnsi" w:cstheme="minorHAnsi"/>
        </w:rPr>
        <w:t>– Project scope</w:t>
      </w:r>
      <w:bookmarkEnd w:id="3"/>
      <w:r w:rsidR="00DC2131" w:rsidRPr="00BF662B">
        <w:rPr>
          <w:rFonts w:asciiTheme="minorHAnsi" w:eastAsia="Times New Roman" w:hAnsiTheme="minorHAnsi" w:cstheme="minorHAnsi"/>
          <w:color w:val="2F5496"/>
          <w:kern w:val="0"/>
          <w:sz w:val="26"/>
          <w:szCs w:val="26"/>
          <w:lang w:eastAsia="en-GB"/>
        </w:rPr>
        <w:t> </w:t>
      </w:r>
    </w:p>
    <w:p w14:paraId="73921C03" w14:textId="404821F8" w:rsidR="00DC2131" w:rsidRPr="00BF662B" w:rsidRDefault="00DC2131" w:rsidP="00BD6ACB">
      <w:pPr>
        <w:spacing w:after="0" w:line="240" w:lineRule="auto"/>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xml:space="preserve">Our project aims to create an immersive garden-based meditation environment that enables users to practice meditation with the objective of growing a </w:t>
      </w:r>
      <w:r w:rsidR="16BB0ED8" w:rsidRPr="00BF662B">
        <w:rPr>
          <w:rFonts w:eastAsia="Times New Roman" w:cstheme="minorHAnsi"/>
          <w:kern w:val="0"/>
          <w:lang w:eastAsia="en-GB"/>
          <w14:ligatures w14:val="none"/>
        </w:rPr>
        <w:t>plant</w:t>
      </w:r>
      <w:r w:rsidRPr="00BF662B">
        <w:rPr>
          <w:rFonts w:eastAsia="Times New Roman" w:cstheme="minorHAnsi"/>
          <w:kern w:val="0"/>
          <w:lang w:eastAsia="en-GB"/>
          <w14:ligatures w14:val="none"/>
        </w:rPr>
        <w:t xml:space="preserve">. The </w:t>
      </w:r>
      <w:r w:rsidR="364C2DB7" w:rsidRPr="00BF662B">
        <w:rPr>
          <w:rFonts w:eastAsia="Times New Roman" w:cstheme="minorHAnsi"/>
          <w:kern w:val="0"/>
          <w:lang w:eastAsia="en-GB"/>
          <w14:ligatures w14:val="none"/>
        </w:rPr>
        <w:t xml:space="preserve">plant’s </w:t>
      </w:r>
      <w:r w:rsidRPr="00BF662B">
        <w:rPr>
          <w:rFonts w:eastAsia="Times New Roman" w:cstheme="minorHAnsi"/>
          <w:lang w:eastAsia="en-GB"/>
        </w:rPr>
        <w:t>growth rate will depend on the time spent meditating</w:t>
      </w:r>
      <w:r w:rsidR="001469AE" w:rsidRPr="00BF662B">
        <w:rPr>
          <w:rFonts w:eastAsia="Times New Roman" w:cstheme="minorHAnsi"/>
          <w:lang w:eastAsia="en-GB"/>
        </w:rPr>
        <w:t>.</w:t>
      </w:r>
      <w:r w:rsidR="615C3F58" w:rsidRPr="00BF662B">
        <w:rPr>
          <w:rFonts w:eastAsia="Times New Roman" w:cstheme="minorHAnsi"/>
          <w:lang w:eastAsia="en-GB"/>
        </w:rPr>
        <w:t xml:space="preserve"> </w:t>
      </w:r>
      <w:r w:rsidR="005F09FE" w:rsidRPr="00BF662B">
        <w:rPr>
          <w:rFonts w:eastAsia="Times New Roman" w:cstheme="minorHAnsi"/>
          <w:lang w:eastAsia="en-GB"/>
        </w:rPr>
        <w:t>Session data</w:t>
      </w:r>
      <w:r w:rsidR="009C068D" w:rsidRPr="00BF662B">
        <w:rPr>
          <w:rFonts w:eastAsia="Times New Roman" w:cstheme="minorHAnsi"/>
          <w:lang w:eastAsia="en-GB"/>
        </w:rPr>
        <w:t>, such as the user's heart rate,</w:t>
      </w:r>
      <w:r w:rsidR="005F09FE" w:rsidRPr="00BF662B">
        <w:rPr>
          <w:rFonts w:eastAsia="Times New Roman" w:cstheme="minorHAnsi"/>
          <w:lang w:eastAsia="en-GB"/>
        </w:rPr>
        <w:t xml:space="preserve"> will be logged </w:t>
      </w:r>
      <w:r w:rsidR="00526A51" w:rsidRPr="00BF662B">
        <w:rPr>
          <w:rFonts w:eastAsia="Times New Roman" w:cstheme="minorHAnsi"/>
          <w:lang w:eastAsia="en-GB"/>
        </w:rPr>
        <w:t>into</w:t>
      </w:r>
      <w:r w:rsidR="005F09FE" w:rsidRPr="00BF662B">
        <w:rPr>
          <w:rFonts w:eastAsia="Times New Roman" w:cstheme="minorHAnsi"/>
          <w:lang w:eastAsia="en-GB"/>
        </w:rPr>
        <w:t xml:space="preserve"> an external file.</w:t>
      </w:r>
    </w:p>
    <w:p w14:paraId="47498584" w14:textId="40E00D7F" w:rsidR="00DC2131" w:rsidRPr="00BF662B" w:rsidRDefault="1055461B" w:rsidP="00BD6ACB">
      <w:pPr>
        <w:pStyle w:val="Heading2"/>
        <w:jc w:val="both"/>
        <w:rPr>
          <w:rFonts w:asciiTheme="minorHAnsi" w:eastAsia="Times New Roman" w:hAnsiTheme="minorHAnsi" w:cstheme="minorHAnsi"/>
          <w:color w:val="1F3763"/>
          <w:kern w:val="0"/>
          <w:sz w:val="24"/>
          <w:szCs w:val="24"/>
          <w:lang w:eastAsia="en-GB"/>
          <w14:ligatures w14:val="none"/>
        </w:rPr>
      </w:pPr>
      <w:bookmarkStart w:id="4" w:name="_Toc151574566"/>
      <w:r w:rsidRPr="00BF662B">
        <w:rPr>
          <w:rFonts w:asciiTheme="minorHAnsi" w:hAnsiTheme="minorHAnsi" w:cstheme="minorHAnsi"/>
        </w:rPr>
        <w:t xml:space="preserve">1.2.1 </w:t>
      </w:r>
      <w:r w:rsidR="00DC2131" w:rsidRPr="00BF662B">
        <w:rPr>
          <w:rFonts w:asciiTheme="minorHAnsi" w:hAnsiTheme="minorHAnsi" w:cstheme="minorHAnsi"/>
        </w:rPr>
        <w:t>Goals</w:t>
      </w:r>
      <w:bookmarkEnd w:id="4"/>
      <w:r w:rsidR="00DC2131" w:rsidRPr="00BF662B">
        <w:rPr>
          <w:rFonts w:asciiTheme="minorHAnsi" w:hAnsiTheme="minorHAnsi" w:cstheme="minorHAnsi"/>
        </w:rPr>
        <w:t> </w:t>
      </w:r>
    </w:p>
    <w:p w14:paraId="4A96933E" w14:textId="1CB90EC9" w:rsidR="00DC2131" w:rsidRPr="00BF662B" w:rsidRDefault="00526A51" w:rsidP="00BD6ACB">
      <w:pPr>
        <w:spacing w:after="0" w:line="240" w:lineRule="auto"/>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To</w:t>
      </w:r>
      <w:r w:rsidR="00DF2B01" w:rsidRPr="00BF662B">
        <w:rPr>
          <w:rFonts w:eastAsia="Times New Roman" w:cstheme="minorHAnsi"/>
          <w:kern w:val="0"/>
          <w:lang w:eastAsia="en-GB"/>
          <w14:ligatures w14:val="none"/>
        </w:rPr>
        <w:t xml:space="preserve"> create a system that fulfils our </w:t>
      </w:r>
      <w:r w:rsidR="00762066" w:rsidRPr="00BF662B">
        <w:rPr>
          <w:rFonts w:eastAsia="Times New Roman" w:cstheme="minorHAnsi"/>
          <w:kern w:val="0"/>
          <w:lang w:eastAsia="en-GB"/>
          <w14:ligatures w14:val="none"/>
        </w:rPr>
        <w:t>client’s</w:t>
      </w:r>
      <w:r w:rsidR="00DF2B01" w:rsidRPr="00BF662B">
        <w:rPr>
          <w:rFonts w:eastAsia="Times New Roman" w:cstheme="minorHAnsi"/>
          <w:kern w:val="0"/>
          <w:lang w:eastAsia="en-GB"/>
          <w14:ligatures w14:val="none"/>
        </w:rPr>
        <w:t xml:space="preserve"> requirements</w:t>
      </w:r>
      <w:r w:rsidRPr="00BF662B">
        <w:rPr>
          <w:rFonts w:eastAsia="Times New Roman" w:cstheme="minorHAnsi"/>
          <w:kern w:val="0"/>
          <w:lang w:eastAsia="en-GB"/>
          <w14:ligatures w14:val="none"/>
        </w:rPr>
        <w:t>,</w:t>
      </w:r>
      <w:r w:rsidR="00DF2B01" w:rsidRPr="00BF662B">
        <w:rPr>
          <w:rFonts w:eastAsia="Times New Roman" w:cstheme="minorHAnsi"/>
          <w:kern w:val="0"/>
          <w:lang w:eastAsia="en-GB"/>
          <w14:ligatures w14:val="none"/>
        </w:rPr>
        <w:t xml:space="preserve"> we have defined </w:t>
      </w:r>
      <w:r w:rsidR="0045423F" w:rsidRPr="00BF662B">
        <w:rPr>
          <w:rFonts w:eastAsia="Times New Roman" w:cstheme="minorHAnsi"/>
          <w:kern w:val="0"/>
          <w:lang w:eastAsia="en-GB"/>
          <w14:ligatures w14:val="none"/>
        </w:rPr>
        <w:t>some key goals.</w:t>
      </w:r>
      <w:r w:rsidR="00DF2B01" w:rsidRPr="00BF662B">
        <w:rPr>
          <w:rFonts w:eastAsia="Times New Roman" w:cstheme="minorHAnsi"/>
          <w:kern w:val="0"/>
          <w:lang w:eastAsia="en-GB"/>
          <w14:ligatures w14:val="none"/>
        </w:rPr>
        <w:t xml:space="preserve"> </w:t>
      </w:r>
      <w:r w:rsidR="0009688E" w:rsidRPr="00BF662B">
        <w:rPr>
          <w:rFonts w:eastAsia="Times New Roman" w:cstheme="minorHAnsi"/>
          <w:kern w:val="0"/>
          <w:lang w:eastAsia="en-GB"/>
          <w14:ligatures w14:val="none"/>
        </w:rPr>
        <w:t xml:space="preserve">The system must store user telemetry data in a </w:t>
      </w:r>
      <w:r w:rsidR="0099634F" w:rsidRPr="00BF662B">
        <w:rPr>
          <w:rFonts w:eastAsia="Times New Roman" w:cstheme="minorHAnsi"/>
          <w:kern w:val="0"/>
          <w:lang w:eastAsia="en-GB"/>
          <w14:ligatures w14:val="none"/>
        </w:rPr>
        <w:t>format that is easy for researchers to analyse, such as JSON</w:t>
      </w:r>
      <w:r w:rsidR="00DC2131" w:rsidRPr="00BF662B">
        <w:rPr>
          <w:rFonts w:eastAsia="Times New Roman" w:cstheme="minorHAnsi"/>
          <w:kern w:val="0"/>
          <w:lang w:eastAsia="en-GB"/>
          <w14:ligatures w14:val="none"/>
        </w:rPr>
        <w:t>.</w:t>
      </w:r>
      <w:r w:rsidR="0099634F" w:rsidRPr="00BF662B">
        <w:rPr>
          <w:rFonts w:eastAsia="Times New Roman" w:cstheme="minorHAnsi"/>
          <w:kern w:val="0"/>
          <w:lang w:eastAsia="en-GB"/>
          <w14:ligatures w14:val="none"/>
        </w:rPr>
        <w:t xml:space="preserve"> </w:t>
      </w:r>
      <w:r w:rsidR="00C81E97" w:rsidRPr="00BF662B">
        <w:rPr>
          <w:rFonts w:eastAsia="Times New Roman" w:cstheme="minorHAnsi"/>
          <w:kern w:val="0"/>
          <w:lang w:eastAsia="en-GB"/>
          <w14:ligatures w14:val="none"/>
        </w:rPr>
        <w:t>The system will not require any intermediary accounts or APIs to function</w:t>
      </w:r>
      <w:r w:rsidR="00DC2131" w:rsidRPr="00BF662B">
        <w:rPr>
          <w:rFonts w:eastAsia="Times New Roman" w:cstheme="minorHAnsi"/>
          <w:kern w:val="0"/>
          <w:lang w:eastAsia="en-GB"/>
          <w14:ligatures w14:val="none"/>
        </w:rPr>
        <w:t xml:space="preserve">. </w:t>
      </w:r>
      <w:r w:rsidR="00BD6ACB" w:rsidRPr="00BF662B">
        <w:rPr>
          <w:rFonts w:eastAsia="Times New Roman" w:cstheme="minorHAnsi"/>
          <w:kern w:val="0"/>
          <w:lang w:eastAsia="en-GB"/>
          <w14:ligatures w14:val="none"/>
        </w:rPr>
        <w:t xml:space="preserve">The meditation environment will be adjustable to aid research </w:t>
      </w:r>
      <w:r w:rsidR="00425945" w:rsidRPr="00BF662B">
        <w:rPr>
          <w:rFonts w:eastAsia="Times New Roman" w:cstheme="minorHAnsi"/>
          <w:kern w:val="0"/>
          <w:lang w:eastAsia="en-GB"/>
          <w14:ligatures w14:val="none"/>
        </w:rPr>
        <w:t xml:space="preserve">so </w:t>
      </w:r>
      <w:r w:rsidR="005B1599" w:rsidRPr="00BF662B">
        <w:rPr>
          <w:rFonts w:eastAsia="Times New Roman" w:cstheme="minorHAnsi"/>
          <w:kern w:val="0"/>
          <w:lang w:eastAsia="en-GB"/>
          <w14:ligatures w14:val="none"/>
        </w:rPr>
        <w:t xml:space="preserve">the client can track the effect of different </w:t>
      </w:r>
      <w:r w:rsidR="00BD6ACB" w:rsidRPr="00BF662B">
        <w:rPr>
          <w:rFonts w:eastAsia="Times New Roman" w:cstheme="minorHAnsi"/>
          <w:kern w:val="0"/>
          <w:lang w:eastAsia="en-GB"/>
          <w14:ligatures w14:val="none"/>
        </w:rPr>
        <w:t>environmental</w:t>
      </w:r>
      <w:r w:rsidR="005B1599" w:rsidRPr="00BF662B">
        <w:rPr>
          <w:rFonts w:eastAsia="Times New Roman" w:cstheme="minorHAnsi"/>
          <w:kern w:val="0"/>
          <w:lang w:eastAsia="en-GB"/>
          <w14:ligatures w14:val="none"/>
        </w:rPr>
        <w:t xml:space="preserve"> parameters.</w:t>
      </w:r>
      <w:r w:rsidR="00DC2131" w:rsidRPr="00BF662B">
        <w:rPr>
          <w:rFonts w:eastAsia="Times New Roman" w:cstheme="minorHAnsi"/>
          <w:kern w:val="0"/>
          <w:sz w:val="24"/>
          <w:szCs w:val="24"/>
          <w:lang w:eastAsia="en-GB"/>
          <w14:ligatures w14:val="none"/>
        </w:rPr>
        <w:t> </w:t>
      </w:r>
    </w:p>
    <w:p w14:paraId="0D9B9435" w14:textId="11419A83" w:rsidR="00DC2131" w:rsidRPr="00BF662B" w:rsidRDefault="42E947BD" w:rsidP="00BD6ACB">
      <w:pPr>
        <w:pStyle w:val="Heading2"/>
        <w:jc w:val="both"/>
        <w:rPr>
          <w:rFonts w:asciiTheme="minorHAnsi" w:eastAsia="Times New Roman" w:hAnsiTheme="minorHAnsi" w:cstheme="minorHAnsi"/>
          <w:color w:val="1F3763"/>
          <w:kern w:val="0"/>
          <w:sz w:val="24"/>
          <w:szCs w:val="24"/>
          <w:lang w:eastAsia="en-GB"/>
          <w14:ligatures w14:val="none"/>
        </w:rPr>
      </w:pPr>
      <w:bookmarkStart w:id="5" w:name="_Toc151574567"/>
      <w:r w:rsidRPr="00BF662B">
        <w:rPr>
          <w:rFonts w:asciiTheme="minorHAnsi" w:hAnsiTheme="minorHAnsi" w:cstheme="minorHAnsi"/>
        </w:rPr>
        <w:t xml:space="preserve">1.2.2 </w:t>
      </w:r>
      <w:r w:rsidR="00DC2131" w:rsidRPr="00BF662B">
        <w:rPr>
          <w:rFonts w:asciiTheme="minorHAnsi" w:hAnsiTheme="minorHAnsi" w:cstheme="minorHAnsi"/>
        </w:rPr>
        <w:t>Project Boundaries</w:t>
      </w:r>
      <w:bookmarkEnd w:id="5"/>
      <w:r w:rsidR="00DC2131" w:rsidRPr="00BF662B">
        <w:rPr>
          <w:rFonts w:asciiTheme="minorHAnsi" w:hAnsiTheme="minorHAnsi" w:cstheme="minorHAnsi"/>
        </w:rPr>
        <w:t> </w:t>
      </w:r>
    </w:p>
    <w:p w14:paraId="7AB070FD" w14:textId="108EED53" w:rsidR="00DC2131" w:rsidRPr="00BF662B" w:rsidRDefault="00DC2131" w:rsidP="00BD6ACB">
      <w:pPr>
        <w:spacing w:after="0" w:line="240" w:lineRule="auto"/>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xml:space="preserve">To meet the project objectives set out by the client, our solution will create an immersive and adaptive visualisation-based VR meditation application. To </w:t>
      </w:r>
      <w:r w:rsidR="004D34CF" w:rsidRPr="00BF662B">
        <w:rPr>
          <w:rFonts w:eastAsia="Times New Roman" w:cstheme="minorHAnsi"/>
          <w:kern w:val="0"/>
          <w:lang w:eastAsia="en-GB"/>
          <w14:ligatures w14:val="none"/>
        </w:rPr>
        <w:t>fulfil</w:t>
      </w:r>
      <w:r w:rsidRPr="00BF662B">
        <w:rPr>
          <w:rFonts w:eastAsia="Times New Roman" w:cstheme="minorHAnsi"/>
          <w:kern w:val="0"/>
          <w:lang w:eastAsia="en-GB"/>
          <w14:ligatures w14:val="none"/>
        </w:rPr>
        <w:t xml:space="preserve"> research requirements, we will log the user's heart rate along with other metrics throughout the meditation session. Our implementation will be intuitive and easy to set up without being tied to specific API accounts or devices. </w:t>
      </w:r>
      <w:r w:rsidRPr="00BF662B">
        <w:rPr>
          <w:rFonts w:eastAsia="Times New Roman" w:cstheme="minorHAnsi"/>
          <w:kern w:val="0"/>
          <w:sz w:val="24"/>
          <w:szCs w:val="24"/>
          <w:lang w:eastAsia="en-GB"/>
          <w14:ligatures w14:val="none"/>
        </w:rPr>
        <w:t> </w:t>
      </w:r>
    </w:p>
    <w:p w14:paraId="5DEB9457" w14:textId="679DA195" w:rsidR="00DC2131" w:rsidRPr="00BF662B" w:rsidRDefault="2A5B9025" w:rsidP="00BD6ACB">
      <w:pPr>
        <w:pStyle w:val="Heading2"/>
        <w:jc w:val="both"/>
        <w:rPr>
          <w:rFonts w:asciiTheme="minorHAnsi" w:eastAsia="Times New Roman" w:hAnsiTheme="minorHAnsi" w:cstheme="minorHAnsi"/>
          <w:color w:val="1F3763"/>
          <w:kern w:val="0"/>
          <w:sz w:val="24"/>
          <w:szCs w:val="24"/>
          <w:lang w:eastAsia="en-GB"/>
          <w14:ligatures w14:val="none"/>
        </w:rPr>
      </w:pPr>
      <w:bookmarkStart w:id="6" w:name="_Toc151574568"/>
      <w:r w:rsidRPr="00BF662B">
        <w:rPr>
          <w:rFonts w:asciiTheme="minorHAnsi" w:hAnsiTheme="minorHAnsi" w:cstheme="minorHAnsi"/>
        </w:rPr>
        <w:t xml:space="preserve">1.2.3 </w:t>
      </w:r>
      <w:r w:rsidR="00DC2131" w:rsidRPr="00BF662B">
        <w:rPr>
          <w:rFonts w:asciiTheme="minorHAnsi" w:hAnsiTheme="minorHAnsi" w:cstheme="minorHAnsi"/>
        </w:rPr>
        <w:t>Product Vision</w:t>
      </w:r>
      <w:bookmarkEnd w:id="6"/>
      <w:r w:rsidR="00DC2131" w:rsidRPr="00BF662B">
        <w:rPr>
          <w:rFonts w:asciiTheme="minorHAnsi" w:hAnsiTheme="minorHAnsi" w:cstheme="minorHAnsi"/>
        </w:rPr>
        <w:t> </w:t>
      </w:r>
    </w:p>
    <w:p w14:paraId="6612DCCD" w14:textId="260A5954" w:rsidR="00DC2131" w:rsidRPr="00BF662B" w:rsidRDefault="00DC2131" w:rsidP="00BD6ACB">
      <w:pPr>
        <w:spacing w:after="0" w:line="240" w:lineRule="auto"/>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xml:space="preserve">The product will </w:t>
      </w:r>
      <w:r w:rsidR="000F5C3A" w:rsidRPr="00BF662B">
        <w:rPr>
          <w:rFonts w:eastAsia="Times New Roman" w:cstheme="minorHAnsi"/>
          <w:kern w:val="0"/>
          <w:lang w:eastAsia="en-GB"/>
          <w14:ligatures w14:val="none"/>
        </w:rPr>
        <w:t>store anonymous session data, such as the user's heart rate, in an external JSON file. This will allow our client to conduct research on the effectiveness of MeditateVR</w:t>
      </w:r>
      <w:r w:rsidRPr="00BF662B">
        <w:rPr>
          <w:rFonts w:eastAsia="Times New Roman" w:cstheme="minorHAnsi"/>
          <w:kern w:val="0"/>
          <w:lang w:eastAsia="en-GB"/>
          <w14:ligatures w14:val="none"/>
        </w:rPr>
        <w:t xml:space="preserve">. The VR system will also need to be intuitive to use, meaning it does not require any extensive training to operate. Most importantly, the client requires the system </w:t>
      </w:r>
      <w:r w:rsidR="000F5C3A" w:rsidRPr="00BF662B">
        <w:rPr>
          <w:rFonts w:eastAsia="Times New Roman" w:cstheme="minorHAnsi"/>
          <w:kern w:val="0"/>
          <w:lang w:eastAsia="en-GB"/>
          <w14:ligatures w14:val="none"/>
        </w:rPr>
        <w:t>to implement a VR-based meditation system effectively</w:t>
      </w:r>
      <w:r w:rsidRPr="00BF662B">
        <w:rPr>
          <w:rFonts w:eastAsia="Times New Roman" w:cstheme="minorHAnsi"/>
          <w:kern w:val="0"/>
          <w:lang w:eastAsia="en-GB"/>
          <w14:ligatures w14:val="none"/>
        </w:rPr>
        <w:t>. </w:t>
      </w:r>
    </w:p>
    <w:p w14:paraId="7CAD9A55" w14:textId="32F5A001" w:rsidR="00DC2131" w:rsidRPr="00BF662B" w:rsidRDefault="68DBFEF4" w:rsidP="00BD6ACB">
      <w:pPr>
        <w:pStyle w:val="Heading2"/>
        <w:jc w:val="both"/>
        <w:rPr>
          <w:rFonts w:asciiTheme="minorHAnsi" w:eastAsia="Times New Roman" w:hAnsiTheme="minorHAnsi" w:cstheme="minorHAnsi"/>
          <w:color w:val="1F3763"/>
          <w:kern w:val="0"/>
          <w:sz w:val="24"/>
          <w:szCs w:val="24"/>
          <w:lang w:eastAsia="en-GB"/>
          <w14:ligatures w14:val="none"/>
        </w:rPr>
      </w:pPr>
      <w:bookmarkStart w:id="7" w:name="_Toc151574569"/>
      <w:r w:rsidRPr="00BF662B">
        <w:rPr>
          <w:rFonts w:asciiTheme="minorHAnsi" w:hAnsiTheme="minorHAnsi" w:cstheme="minorHAnsi"/>
        </w:rPr>
        <w:t xml:space="preserve">1.2.4 </w:t>
      </w:r>
      <w:r w:rsidR="00DC2131" w:rsidRPr="00BF662B">
        <w:rPr>
          <w:rFonts w:asciiTheme="minorHAnsi" w:hAnsiTheme="minorHAnsi" w:cstheme="minorHAnsi"/>
        </w:rPr>
        <w:t>User base</w:t>
      </w:r>
      <w:bookmarkEnd w:id="7"/>
      <w:r w:rsidR="00DC2131" w:rsidRPr="00BF662B">
        <w:rPr>
          <w:rFonts w:asciiTheme="minorHAnsi" w:hAnsiTheme="minorHAnsi" w:cstheme="minorHAnsi"/>
        </w:rPr>
        <w:t> </w:t>
      </w:r>
    </w:p>
    <w:p w14:paraId="38DC7CCC" w14:textId="0CA3A054" w:rsidR="00DC2131" w:rsidRPr="00BF662B" w:rsidRDefault="004E03FB" w:rsidP="00BD6ACB">
      <w:pPr>
        <w:spacing w:after="0" w:line="240" w:lineRule="auto"/>
        <w:jc w:val="both"/>
        <w:textAlignment w:val="baseline"/>
        <w:rPr>
          <w:rFonts w:eastAsia="Times New Roman" w:cstheme="minorHAnsi"/>
          <w:kern w:val="0"/>
          <w:lang w:eastAsia="en-GB"/>
          <w14:ligatures w14:val="none"/>
        </w:rPr>
      </w:pPr>
      <w:bookmarkStart w:id="8" w:name="_Int_j7wJMWRE"/>
      <w:r w:rsidRPr="00BF662B">
        <w:rPr>
          <w:rFonts w:eastAsia="Times New Roman" w:cstheme="minorHAnsi"/>
          <w:kern w:val="0"/>
          <w:lang w:eastAsia="en-GB"/>
          <w14:ligatures w14:val="none"/>
        </w:rPr>
        <w:t>MeditateVR</w:t>
      </w:r>
      <w:bookmarkEnd w:id="8"/>
      <w:r w:rsidRPr="00BF662B">
        <w:rPr>
          <w:rFonts w:eastAsia="Times New Roman" w:cstheme="minorHAnsi"/>
          <w:kern w:val="0"/>
          <w:lang w:eastAsia="en-GB"/>
          <w14:ligatures w14:val="none"/>
        </w:rPr>
        <w:t xml:space="preserve"> will function for two stakeholders</w:t>
      </w:r>
      <w:r w:rsidR="0054080A" w:rsidRPr="00BF662B">
        <w:rPr>
          <w:rFonts w:eastAsia="Times New Roman" w:cstheme="minorHAnsi"/>
          <w:kern w:val="0"/>
          <w:lang w:eastAsia="en-GB"/>
          <w14:ligatures w14:val="none"/>
        </w:rPr>
        <w:t>: the user participating in meditation research and the researcher conducting a trial on the effectiveness</w:t>
      </w:r>
      <w:r w:rsidRPr="00BF662B">
        <w:rPr>
          <w:rFonts w:eastAsia="Times New Roman" w:cstheme="minorHAnsi"/>
          <w:kern w:val="0"/>
          <w:lang w:eastAsia="en-GB"/>
          <w14:ligatures w14:val="none"/>
        </w:rPr>
        <w:t xml:space="preserve"> of VR meditation techniques.</w:t>
      </w:r>
      <w:r w:rsidR="005E5218" w:rsidRPr="00BF662B">
        <w:rPr>
          <w:rFonts w:eastAsia="Times New Roman" w:cstheme="minorHAnsi"/>
          <w:kern w:val="0"/>
          <w:lang w:eastAsia="en-GB"/>
          <w14:ligatures w14:val="none"/>
        </w:rPr>
        <w:t xml:space="preserve"> End users will be concerned with how intuitive the system is and </w:t>
      </w:r>
      <w:r w:rsidR="0054080A" w:rsidRPr="00BF662B">
        <w:rPr>
          <w:rFonts w:eastAsia="Times New Roman" w:cstheme="minorHAnsi"/>
          <w:kern w:val="0"/>
          <w:lang w:eastAsia="en-GB"/>
          <w14:ligatures w14:val="none"/>
        </w:rPr>
        <w:t xml:space="preserve">how easy it is to follow our meditation techniques. </w:t>
      </w:r>
      <w:r w:rsidR="003D6342" w:rsidRPr="00BF662B">
        <w:rPr>
          <w:rFonts w:eastAsia="Times New Roman" w:cstheme="minorHAnsi"/>
          <w:kern w:val="0"/>
          <w:lang w:eastAsia="en-GB"/>
          <w14:ligatures w14:val="none"/>
        </w:rPr>
        <w:t>The</w:t>
      </w:r>
      <w:r w:rsidR="0054080A" w:rsidRPr="00BF662B">
        <w:rPr>
          <w:rFonts w:eastAsia="Times New Roman" w:cstheme="minorHAnsi"/>
          <w:kern w:val="0"/>
          <w:lang w:eastAsia="en-GB"/>
          <w14:ligatures w14:val="none"/>
        </w:rPr>
        <w:t xml:space="preserve"> research will </w:t>
      </w:r>
      <w:r w:rsidR="0067082E" w:rsidRPr="00BF662B">
        <w:rPr>
          <w:rFonts w:eastAsia="Times New Roman" w:cstheme="minorHAnsi"/>
          <w:kern w:val="0"/>
          <w:lang w:eastAsia="en-GB"/>
          <w14:ligatures w14:val="none"/>
        </w:rPr>
        <w:t>use the data logging and environmental customisation features of MeditateVR to</w:t>
      </w:r>
      <w:r w:rsidR="003D6342" w:rsidRPr="00BF662B">
        <w:rPr>
          <w:rFonts w:eastAsia="Times New Roman" w:cstheme="minorHAnsi"/>
          <w:kern w:val="0"/>
          <w:lang w:eastAsia="en-GB"/>
          <w14:ligatures w14:val="none"/>
        </w:rPr>
        <w:t xml:space="preserve"> determine the effects of different parameters on the user's heart rate during meditation.</w:t>
      </w:r>
      <w:r w:rsidR="00DC2131" w:rsidRPr="00BF662B">
        <w:rPr>
          <w:rFonts w:eastAsia="Times New Roman" w:cstheme="minorHAnsi"/>
          <w:kern w:val="0"/>
          <w:lang w:eastAsia="en-GB"/>
          <w14:ligatures w14:val="none"/>
        </w:rPr>
        <w:t> </w:t>
      </w:r>
    </w:p>
    <w:p w14:paraId="7DAC5EFE" w14:textId="36C9D24D" w:rsidR="00DC2131" w:rsidRPr="00BF662B" w:rsidRDefault="00DC2131" w:rsidP="00BD6ACB">
      <w:pPr>
        <w:pStyle w:val="Heading2"/>
        <w:jc w:val="both"/>
        <w:rPr>
          <w:rFonts w:asciiTheme="minorHAnsi" w:eastAsia="Times New Roman" w:hAnsiTheme="minorHAnsi" w:cstheme="minorHAnsi"/>
          <w:color w:val="1F3763"/>
          <w:kern w:val="0"/>
          <w:sz w:val="18"/>
          <w:szCs w:val="18"/>
          <w:lang w:eastAsia="en-GB"/>
          <w14:ligatures w14:val="none"/>
        </w:rPr>
      </w:pPr>
      <w:bookmarkStart w:id="9" w:name="_Toc151574570"/>
      <w:r w:rsidRPr="00BF662B">
        <w:rPr>
          <w:rFonts w:asciiTheme="minorHAnsi" w:hAnsiTheme="minorHAnsi" w:cstheme="minorHAnsi"/>
        </w:rPr>
        <w:t>1.2.5</w:t>
      </w:r>
      <w:r w:rsidR="4CEF693B" w:rsidRPr="00BF662B">
        <w:rPr>
          <w:rFonts w:asciiTheme="minorHAnsi" w:hAnsiTheme="minorHAnsi" w:cstheme="minorHAnsi"/>
        </w:rPr>
        <w:t xml:space="preserve"> </w:t>
      </w:r>
      <w:r w:rsidR="00233D54" w:rsidRPr="00BF662B">
        <w:rPr>
          <w:rFonts w:asciiTheme="minorHAnsi" w:hAnsiTheme="minorHAnsi" w:cstheme="minorHAnsi"/>
        </w:rPr>
        <w:t xml:space="preserve">Goals of the </w:t>
      </w:r>
      <w:r w:rsidR="0028106C" w:rsidRPr="00BF662B">
        <w:rPr>
          <w:rFonts w:asciiTheme="minorHAnsi" w:hAnsiTheme="minorHAnsi" w:cstheme="minorHAnsi"/>
        </w:rPr>
        <w:t>Client</w:t>
      </w:r>
      <w:bookmarkEnd w:id="9"/>
    </w:p>
    <w:p w14:paraId="22826427" w14:textId="3AEE3239" w:rsidR="00DC2131" w:rsidRPr="00BF662B" w:rsidRDefault="00DC2131" w:rsidP="00BD6ACB">
      <w:pPr>
        <w:spacing w:after="0" w:line="240" w:lineRule="auto"/>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xml:space="preserve">As per our </w:t>
      </w:r>
      <w:r w:rsidR="00BD6ACB" w:rsidRPr="00BF662B">
        <w:rPr>
          <w:rFonts w:eastAsia="Times New Roman" w:cstheme="minorHAnsi"/>
          <w:kern w:val="0"/>
          <w:lang w:eastAsia="en-GB"/>
          <w14:ligatures w14:val="none"/>
        </w:rPr>
        <w:t>client’s</w:t>
      </w:r>
      <w:r w:rsidRPr="00BF662B">
        <w:rPr>
          <w:rFonts w:eastAsia="Times New Roman" w:cstheme="minorHAnsi"/>
          <w:kern w:val="0"/>
          <w:lang w:eastAsia="en-GB"/>
          <w14:ligatures w14:val="none"/>
        </w:rPr>
        <w:t xml:space="preserve"> requirements, our implementation will look to record as many different user metrics as possible to facilitate research into the effectiveness of our implementation. We will also develop an immersive experience </w:t>
      </w:r>
      <w:r w:rsidR="00BD6ACB" w:rsidRPr="00BF662B">
        <w:rPr>
          <w:rFonts w:eastAsia="Times New Roman" w:cstheme="minorHAnsi"/>
          <w:kern w:val="0"/>
          <w:lang w:eastAsia="en-GB"/>
          <w14:ligatures w14:val="none"/>
        </w:rPr>
        <w:t>to further the VR-based meditation field</w:t>
      </w:r>
      <w:r w:rsidRPr="00BF662B">
        <w:rPr>
          <w:rFonts w:eastAsia="Times New Roman" w:cstheme="minorHAnsi"/>
          <w:kern w:val="0"/>
          <w:lang w:eastAsia="en-GB"/>
          <w14:ligatures w14:val="none"/>
        </w:rPr>
        <w:t>.</w:t>
      </w:r>
      <w:r w:rsidRPr="00BF662B">
        <w:rPr>
          <w:rFonts w:eastAsia="Times New Roman" w:cstheme="minorHAnsi"/>
          <w:kern w:val="0"/>
          <w:sz w:val="24"/>
          <w:szCs w:val="24"/>
          <w:lang w:eastAsia="en-GB"/>
          <w14:ligatures w14:val="none"/>
        </w:rPr>
        <w:t> </w:t>
      </w:r>
    </w:p>
    <w:p w14:paraId="7F48F7B1" w14:textId="78DBAA23" w:rsidR="00DC2131" w:rsidRPr="00BF662B" w:rsidRDefault="4931DEC7" w:rsidP="00BD6ACB">
      <w:pPr>
        <w:pStyle w:val="Heading2"/>
        <w:jc w:val="both"/>
        <w:rPr>
          <w:rFonts w:asciiTheme="minorHAnsi" w:eastAsia="Times New Roman" w:hAnsiTheme="minorHAnsi" w:cstheme="minorHAnsi"/>
          <w:color w:val="1F3763"/>
          <w:kern w:val="0"/>
          <w:sz w:val="24"/>
          <w:szCs w:val="24"/>
          <w:lang w:eastAsia="en-GB"/>
          <w14:ligatures w14:val="none"/>
        </w:rPr>
      </w:pPr>
      <w:bookmarkStart w:id="10" w:name="_Toc151574571"/>
      <w:r w:rsidRPr="00BF662B">
        <w:rPr>
          <w:rFonts w:asciiTheme="minorHAnsi" w:hAnsiTheme="minorHAnsi" w:cstheme="minorHAnsi"/>
        </w:rPr>
        <w:t xml:space="preserve">1.2.6 </w:t>
      </w:r>
      <w:r w:rsidR="00DC2131" w:rsidRPr="00BF662B">
        <w:rPr>
          <w:rFonts w:asciiTheme="minorHAnsi" w:hAnsiTheme="minorHAnsi" w:cstheme="minorHAnsi"/>
        </w:rPr>
        <w:t>Future Features</w:t>
      </w:r>
      <w:bookmarkEnd w:id="10"/>
      <w:r w:rsidR="00DC2131" w:rsidRPr="00BF662B">
        <w:rPr>
          <w:rFonts w:asciiTheme="minorHAnsi" w:hAnsiTheme="minorHAnsi" w:cstheme="minorHAnsi"/>
        </w:rPr>
        <w:t> </w:t>
      </w:r>
    </w:p>
    <w:p w14:paraId="6E8EBD66" w14:textId="280E8BC6" w:rsidR="00DC2131" w:rsidRPr="00BF662B" w:rsidRDefault="00DC2131" w:rsidP="00BD6ACB">
      <w:pPr>
        <w:spacing w:after="0" w:line="240" w:lineRule="auto"/>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xml:space="preserve">Different meditation environments could be implemented </w:t>
      </w:r>
      <w:r w:rsidR="00EF7779" w:rsidRPr="00BF662B">
        <w:rPr>
          <w:rFonts w:eastAsia="Times New Roman" w:cstheme="minorHAnsi"/>
          <w:kern w:val="0"/>
          <w:lang w:eastAsia="en-GB"/>
          <w14:ligatures w14:val="none"/>
        </w:rPr>
        <w:t>to</w:t>
      </w:r>
      <w:r w:rsidRPr="00BF662B">
        <w:rPr>
          <w:rFonts w:eastAsia="Times New Roman" w:cstheme="minorHAnsi"/>
          <w:kern w:val="0"/>
          <w:lang w:eastAsia="en-GB"/>
          <w14:ligatures w14:val="none"/>
        </w:rPr>
        <w:t xml:space="preserve"> test the response of the end user to other settings or climates. A multiplayer system would also be an exciting feature that would allow users to feel more connected to their meditation.</w:t>
      </w:r>
    </w:p>
    <w:p w14:paraId="7504F2C7" w14:textId="18F5E548" w:rsidR="00DC2131" w:rsidRPr="00BF662B" w:rsidRDefault="6AAF0005" w:rsidP="00BD6ACB">
      <w:pPr>
        <w:pStyle w:val="Heading1"/>
        <w:jc w:val="both"/>
        <w:rPr>
          <w:rFonts w:asciiTheme="minorHAnsi" w:eastAsia="Times New Roman" w:hAnsiTheme="minorHAnsi" w:cstheme="minorHAnsi"/>
          <w:color w:val="2F5496"/>
          <w:kern w:val="0"/>
          <w:sz w:val="26"/>
          <w:szCs w:val="26"/>
          <w:lang w:eastAsia="en-GB"/>
        </w:rPr>
      </w:pPr>
      <w:bookmarkStart w:id="11" w:name="_Toc151574572"/>
      <w:r w:rsidRPr="00BF662B">
        <w:rPr>
          <w:rFonts w:asciiTheme="minorHAnsi" w:hAnsiTheme="minorHAnsi" w:cstheme="minorHAnsi"/>
        </w:rPr>
        <w:t xml:space="preserve">1.3 </w:t>
      </w:r>
      <w:r w:rsidR="00DC2131" w:rsidRPr="00BF662B">
        <w:rPr>
          <w:rFonts w:asciiTheme="minorHAnsi" w:hAnsiTheme="minorHAnsi" w:cstheme="minorHAnsi"/>
        </w:rPr>
        <w:t>– System Description</w:t>
      </w:r>
      <w:bookmarkEnd w:id="11"/>
      <w:r w:rsidR="00DC2131" w:rsidRPr="00BF662B">
        <w:rPr>
          <w:rFonts w:asciiTheme="minorHAnsi" w:eastAsia="Times New Roman" w:hAnsiTheme="minorHAnsi" w:cstheme="minorHAnsi"/>
          <w:color w:val="2F5496"/>
          <w:kern w:val="0"/>
          <w:sz w:val="26"/>
          <w:szCs w:val="26"/>
          <w:lang w:eastAsia="en-GB"/>
        </w:rPr>
        <w:t> </w:t>
      </w:r>
    </w:p>
    <w:p w14:paraId="59E2BEE4" w14:textId="5DA057A1" w:rsidR="00DC2131" w:rsidRPr="00BF662B" w:rsidRDefault="504173C6" w:rsidP="00BD6ACB">
      <w:pPr>
        <w:pStyle w:val="Heading2"/>
        <w:jc w:val="both"/>
        <w:rPr>
          <w:rFonts w:asciiTheme="minorHAnsi" w:eastAsia="Times New Roman" w:hAnsiTheme="minorHAnsi" w:cstheme="minorHAnsi"/>
          <w:color w:val="1F3763"/>
          <w:kern w:val="0"/>
          <w:sz w:val="24"/>
          <w:szCs w:val="24"/>
          <w:lang w:eastAsia="en-GB"/>
          <w14:ligatures w14:val="none"/>
        </w:rPr>
      </w:pPr>
      <w:bookmarkStart w:id="12" w:name="_Toc151574573"/>
      <w:r w:rsidRPr="00BF662B">
        <w:rPr>
          <w:rFonts w:asciiTheme="minorHAnsi" w:hAnsiTheme="minorHAnsi" w:cstheme="minorHAnsi"/>
        </w:rPr>
        <w:t xml:space="preserve">1.3.1 </w:t>
      </w:r>
      <w:r w:rsidR="00DC2131" w:rsidRPr="00BF662B">
        <w:rPr>
          <w:rFonts w:asciiTheme="minorHAnsi" w:hAnsiTheme="minorHAnsi" w:cstheme="minorHAnsi"/>
        </w:rPr>
        <w:t>Domain Area</w:t>
      </w:r>
      <w:bookmarkEnd w:id="12"/>
      <w:r w:rsidR="00DC2131" w:rsidRPr="00BF662B">
        <w:rPr>
          <w:rFonts w:asciiTheme="minorHAnsi" w:hAnsiTheme="minorHAnsi" w:cstheme="minorHAnsi"/>
        </w:rPr>
        <w:t> </w:t>
      </w:r>
    </w:p>
    <w:p w14:paraId="34956BF6" w14:textId="51511B4E" w:rsidR="00DC2131" w:rsidRPr="00BF662B" w:rsidRDefault="00DC2131" w:rsidP="00BF662B">
      <w:pPr>
        <w:spacing w:after="0" w:line="240" w:lineRule="auto"/>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A VR headset will work directly with a single device</w:t>
      </w:r>
      <w:r w:rsidR="0028106C" w:rsidRPr="00BF662B">
        <w:rPr>
          <w:rFonts w:eastAsia="Times New Roman" w:cstheme="minorHAnsi"/>
          <w:kern w:val="0"/>
          <w:lang w:eastAsia="en-GB"/>
          <w14:ligatures w14:val="none"/>
        </w:rPr>
        <w:t xml:space="preserve"> </w:t>
      </w:r>
      <w:r w:rsidR="00EF7779" w:rsidRPr="00BF662B">
        <w:rPr>
          <w:rFonts w:eastAsia="Times New Roman" w:cstheme="minorHAnsi"/>
          <w:kern w:val="0"/>
          <w:lang w:eastAsia="en-GB"/>
          <w14:ligatures w14:val="none"/>
        </w:rPr>
        <w:t>to</w:t>
      </w:r>
      <w:r w:rsidRPr="00BF662B">
        <w:rPr>
          <w:rFonts w:eastAsia="Times New Roman" w:cstheme="minorHAnsi"/>
          <w:kern w:val="0"/>
          <w:lang w:eastAsia="en-GB"/>
          <w14:ligatures w14:val="none"/>
        </w:rPr>
        <w:t xml:space="preserve"> provide a VR meditation experience to the end user. The VR world will be </w:t>
      </w:r>
      <w:r w:rsidR="0028106C" w:rsidRPr="00BF662B">
        <w:rPr>
          <w:rFonts w:eastAsia="Times New Roman" w:cstheme="minorHAnsi"/>
          <w:kern w:val="0"/>
          <w:lang w:eastAsia="en-GB"/>
          <w14:ligatures w14:val="none"/>
        </w:rPr>
        <w:t xml:space="preserve">a low poly environment </w:t>
      </w:r>
      <w:r w:rsidRPr="00BF662B">
        <w:rPr>
          <w:rFonts w:eastAsia="Times New Roman" w:cstheme="minorHAnsi"/>
          <w:kern w:val="0"/>
          <w:lang w:eastAsia="en-GB"/>
          <w14:ligatures w14:val="none"/>
        </w:rPr>
        <w:t xml:space="preserve">that will aim to remove the user from their day-to-day surroundings. The garden will feature a plant that grows based on the time the user spends meditating. Throughout the meditation, the user's heart rate will be logged and saved to a </w:t>
      </w:r>
      <w:r w:rsidR="00BE05EA" w:rsidRPr="00BF662B">
        <w:rPr>
          <w:rFonts w:eastAsia="Times New Roman" w:cstheme="minorHAnsi"/>
          <w:kern w:val="0"/>
          <w:lang w:eastAsia="en-GB"/>
          <w14:ligatures w14:val="none"/>
        </w:rPr>
        <w:t>JSON</w:t>
      </w:r>
      <w:r w:rsidRPr="00BF662B">
        <w:rPr>
          <w:rFonts w:eastAsia="Times New Roman" w:cstheme="minorHAnsi"/>
          <w:kern w:val="0"/>
          <w:lang w:eastAsia="en-GB"/>
          <w14:ligatures w14:val="none"/>
        </w:rPr>
        <w:t xml:space="preserve"> file. </w:t>
      </w:r>
    </w:p>
    <w:p w14:paraId="635B9275" w14:textId="6D50D6E6" w:rsidR="00DC2131" w:rsidRPr="00BF662B" w:rsidRDefault="00DC2131" w:rsidP="001D5304">
      <w:pPr>
        <w:pStyle w:val="Heading2"/>
        <w:numPr>
          <w:ilvl w:val="2"/>
          <w:numId w:val="32"/>
        </w:numPr>
        <w:jc w:val="both"/>
        <w:rPr>
          <w:rFonts w:asciiTheme="minorHAnsi" w:eastAsia="Times New Roman" w:hAnsiTheme="minorHAnsi" w:cstheme="minorHAnsi"/>
          <w:color w:val="1F3763"/>
          <w:kern w:val="0"/>
          <w:sz w:val="24"/>
          <w:szCs w:val="24"/>
          <w:lang w:eastAsia="en-GB"/>
          <w14:ligatures w14:val="none"/>
        </w:rPr>
      </w:pPr>
      <w:bookmarkStart w:id="13" w:name="_Toc151574574"/>
      <w:r w:rsidRPr="00BF662B">
        <w:rPr>
          <w:rFonts w:asciiTheme="minorHAnsi" w:hAnsiTheme="minorHAnsi" w:cstheme="minorHAnsi"/>
        </w:rPr>
        <w:t xml:space="preserve">Overview of the system to be </w:t>
      </w:r>
      <w:proofErr w:type="gramStart"/>
      <w:r w:rsidR="0063329A" w:rsidRPr="00BF662B">
        <w:rPr>
          <w:rFonts w:asciiTheme="minorHAnsi" w:eastAsia="Times New Roman" w:hAnsiTheme="minorHAnsi" w:cstheme="minorHAnsi"/>
          <w:color w:val="1F3763"/>
          <w:kern w:val="0"/>
          <w:sz w:val="24"/>
          <w:szCs w:val="24"/>
          <w:lang w:eastAsia="en-GB"/>
          <w14:ligatures w14:val="none"/>
        </w:rPr>
        <w:t>built</w:t>
      </w:r>
      <w:bookmarkEnd w:id="13"/>
      <w:proofErr w:type="gramEnd"/>
    </w:p>
    <w:p w14:paraId="4B0E8764" w14:textId="77777777" w:rsidR="00DC2131" w:rsidRPr="00BF662B" w:rsidRDefault="00DC2131" w:rsidP="001D5304">
      <w:pPr>
        <w:spacing w:after="0" w:line="240" w:lineRule="auto"/>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Below is a high-level overview of the system that we will build: </w:t>
      </w:r>
    </w:p>
    <w:p w14:paraId="076CEEF5" w14:textId="3F499E54" w:rsidR="00DC2131" w:rsidRPr="00BF662B" w:rsidRDefault="00DC2131" w:rsidP="001D5304">
      <w:pPr>
        <w:pStyle w:val="ListParagraph"/>
        <w:numPr>
          <w:ilvl w:val="0"/>
          <w:numId w:val="13"/>
        </w:numPr>
        <w:spacing w:after="0" w:line="240" w:lineRule="auto"/>
        <w:jc w:val="both"/>
        <w:textAlignment w:val="baseline"/>
        <w:rPr>
          <w:rFonts w:cstheme="minorHAnsi"/>
          <w:kern w:val="0"/>
          <w:lang w:eastAsia="en-GB"/>
        </w:rPr>
      </w:pPr>
      <w:r w:rsidRPr="00BF662B">
        <w:rPr>
          <w:rFonts w:cstheme="minorHAnsi"/>
          <w:kern w:val="0"/>
          <w:lang w:eastAsia="en-GB"/>
        </w:rPr>
        <w:t>VR-based meditation game aims to improve the user’s meditation experience.  </w:t>
      </w:r>
    </w:p>
    <w:p w14:paraId="7917E87E" w14:textId="7172492D" w:rsidR="00DC2131" w:rsidRPr="00BF662B" w:rsidRDefault="00DC2131" w:rsidP="001D5304">
      <w:pPr>
        <w:pStyle w:val="ListParagraph"/>
        <w:numPr>
          <w:ilvl w:val="0"/>
          <w:numId w:val="13"/>
        </w:numPr>
        <w:spacing w:after="0" w:line="240" w:lineRule="auto"/>
        <w:jc w:val="both"/>
        <w:textAlignment w:val="baseline"/>
        <w:rPr>
          <w:rFonts w:cstheme="minorHAnsi"/>
          <w:kern w:val="0"/>
          <w:lang w:eastAsia="en-GB"/>
        </w:rPr>
      </w:pPr>
      <w:r w:rsidRPr="00BF662B">
        <w:rPr>
          <w:rFonts w:cstheme="minorHAnsi"/>
          <w:kern w:val="0"/>
          <w:lang w:eastAsia="en-GB"/>
        </w:rPr>
        <w:t xml:space="preserve">The user will be placed inside </w:t>
      </w:r>
      <w:r w:rsidR="00517E35" w:rsidRPr="00BF662B">
        <w:rPr>
          <w:rFonts w:cstheme="minorHAnsi"/>
          <w:kern w:val="0"/>
          <w:lang w:eastAsia="en-GB"/>
        </w:rPr>
        <w:t>a low poly environment</w:t>
      </w:r>
      <w:r w:rsidRPr="00BF662B">
        <w:rPr>
          <w:rFonts w:cstheme="minorHAnsi"/>
          <w:kern w:val="0"/>
          <w:lang w:eastAsia="en-GB"/>
        </w:rPr>
        <w:t xml:space="preserve"> that is purposefully simple with a basic colour palet</w:t>
      </w:r>
      <w:r w:rsidR="00AA687B">
        <w:rPr>
          <w:rFonts w:cstheme="minorHAnsi"/>
          <w:kern w:val="0"/>
          <w:lang w:eastAsia="en-GB"/>
        </w:rPr>
        <w:t>te</w:t>
      </w:r>
      <w:r w:rsidRPr="00BF662B">
        <w:rPr>
          <w:rFonts w:cstheme="minorHAnsi"/>
          <w:kern w:val="0"/>
          <w:lang w:eastAsia="en-GB"/>
        </w:rPr>
        <w:t>. </w:t>
      </w:r>
    </w:p>
    <w:p w14:paraId="253F3285" w14:textId="618F7A41" w:rsidR="00DC2131" w:rsidRPr="00BF662B" w:rsidRDefault="00DC2131" w:rsidP="001D5304">
      <w:pPr>
        <w:pStyle w:val="ListParagraph"/>
        <w:numPr>
          <w:ilvl w:val="0"/>
          <w:numId w:val="13"/>
        </w:numPr>
        <w:spacing w:after="0" w:line="240" w:lineRule="auto"/>
        <w:jc w:val="both"/>
        <w:textAlignment w:val="baseline"/>
        <w:rPr>
          <w:rFonts w:cstheme="minorHAnsi"/>
          <w:kern w:val="0"/>
          <w:lang w:eastAsia="en-GB"/>
        </w:rPr>
      </w:pPr>
      <w:r w:rsidRPr="00BF662B">
        <w:rPr>
          <w:rFonts w:cstheme="minorHAnsi"/>
          <w:kern w:val="0"/>
          <w:lang w:eastAsia="en-GB"/>
        </w:rPr>
        <w:t xml:space="preserve">The user </w:t>
      </w:r>
      <w:r w:rsidR="004235AA" w:rsidRPr="00BF662B">
        <w:rPr>
          <w:rFonts w:cstheme="minorHAnsi"/>
          <w:kern w:val="0"/>
          <w:lang w:eastAsia="en-GB"/>
        </w:rPr>
        <w:t>will have</w:t>
      </w:r>
      <w:r w:rsidRPr="00BF662B">
        <w:rPr>
          <w:rFonts w:cstheme="minorHAnsi"/>
          <w:kern w:val="0"/>
          <w:lang w:eastAsia="en-GB"/>
        </w:rPr>
        <w:t xml:space="preserve"> the ability to look around them to view the whole world. The world will also contain other buildings and structures such as a house and a bench.</w:t>
      </w:r>
      <w:r w:rsidR="004235AA" w:rsidRPr="00BF662B">
        <w:rPr>
          <w:rFonts w:cstheme="minorHAnsi"/>
          <w:kern w:val="0"/>
          <w:lang w:eastAsia="en-GB"/>
        </w:rPr>
        <w:t xml:space="preserve"> The world will be designed to be relaxing for the user.</w:t>
      </w:r>
      <w:r w:rsidRPr="00BF662B">
        <w:rPr>
          <w:rFonts w:cstheme="minorHAnsi"/>
          <w:kern w:val="0"/>
          <w:lang w:eastAsia="en-GB"/>
        </w:rPr>
        <w:t> </w:t>
      </w:r>
    </w:p>
    <w:p w14:paraId="0481DED4" w14:textId="00FA7BAC" w:rsidR="00DC2131" w:rsidRPr="00BF662B" w:rsidRDefault="00DC2131" w:rsidP="00517E35">
      <w:pPr>
        <w:pStyle w:val="ListParagraph"/>
        <w:numPr>
          <w:ilvl w:val="0"/>
          <w:numId w:val="13"/>
        </w:numPr>
        <w:spacing w:after="0" w:line="240" w:lineRule="auto"/>
        <w:jc w:val="both"/>
        <w:textAlignment w:val="baseline"/>
        <w:rPr>
          <w:rFonts w:cstheme="minorHAnsi"/>
          <w:kern w:val="0"/>
          <w:lang w:eastAsia="en-GB"/>
        </w:rPr>
      </w:pPr>
      <w:r w:rsidRPr="00BF662B">
        <w:rPr>
          <w:rFonts w:cstheme="minorHAnsi"/>
          <w:kern w:val="0"/>
          <w:lang w:eastAsia="en-GB"/>
        </w:rPr>
        <w:t>The foreground consists of a plant that grows larger the longer the user meditates. Along with the plant the user can see various meditation aids to help them follow meditation techniques. </w:t>
      </w:r>
    </w:p>
    <w:p w14:paraId="054E1B93" w14:textId="60EA60CF" w:rsidR="00DC2131" w:rsidRPr="00BF662B" w:rsidRDefault="00DC2131" w:rsidP="00517E35">
      <w:pPr>
        <w:pStyle w:val="ListParagraph"/>
        <w:numPr>
          <w:ilvl w:val="0"/>
          <w:numId w:val="14"/>
        </w:numPr>
        <w:spacing w:after="0" w:line="240" w:lineRule="auto"/>
        <w:jc w:val="both"/>
        <w:textAlignment w:val="baseline"/>
        <w:rPr>
          <w:rFonts w:cstheme="minorHAnsi"/>
          <w:kern w:val="0"/>
          <w:lang w:eastAsia="en-GB"/>
        </w:rPr>
      </w:pPr>
      <w:r w:rsidRPr="00BF662B">
        <w:rPr>
          <w:rFonts w:cstheme="minorHAnsi"/>
          <w:kern w:val="0"/>
          <w:lang w:eastAsia="en-GB"/>
        </w:rPr>
        <w:t xml:space="preserve">During meditation the user will be able to hear sound effects such as wind and rain to make them feel more connected and relaxed. </w:t>
      </w:r>
      <w:r w:rsidR="00931F04" w:rsidRPr="00BF662B">
        <w:rPr>
          <w:rFonts w:cstheme="minorHAnsi"/>
          <w:kern w:val="0"/>
          <w:lang w:eastAsia="en-GB"/>
        </w:rPr>
        <w:t>Visual and audio</w:t>
      </w:r>
      <w:r w:rsidR="00243D53" w:rsidRPr="00BF662B">
        <w:rPr>
          <w:rFonts w:cstheme="minorHAnsi"/>
          <w:kern w:val="0"/>
          <w:lang w:eastAsia="en-GB"/>
        </w:rPr>
        <w:t xml:space="preserve"> </w:t>
      </w:r>
      <w:r w:rsidRPr="00BF662B">
        <w:rPr>
          <w:rFonts w:cstheme="minorHAnsi"/>
          <w:kern w:val="0"/>
          <w:lang w:eastAsia="en-GB"/>
        </w:rPr>
        <w:t>prompts will also appear to let the user know they are doing well and keep them motivated. </w:t>
      </w:r>
    </w:p>
    <w:p w14:paraId="20847E7E" w14:textId="1378DEF2" w:rsidR="00DC2131" w:rsidRPr="00BF662B" w:rsidRDefault="00DC2131" w:rsidP="00517E35">
      <w:pPr>
        <w:pStyle w:val="ListParagraph"/>
        <w:numPr>
          <w:ilvl w:val="0"/>
          <w:numId w:val="14"/>
        </w:numPr>
        <w:spacing w:after="0" w:line="240" w:lineRule="auto"/>
        <w:jc w:val="both"/>
        <w:textAlignment w:val="baseline"/>
        <w:rPr>
          <w:rFonts w:cstheme="minorHAnsi"/>
          <w:kern w:val="0"/>
          <w:sz w:val="24"/>
          <w:szCs w:val="24"/>
          <w:lang w:eastAsia="en-GB"/>
        </w:rPr>
      </w:pPr>
      <w:r w:rsidRPr="00BF662B">
        <w:rPr>
          <w:rFonts w:cstheme="minorHAnsi"/>
          <w:kern w:val="0"/>
          <w:lang w:eastAsia="en-GB"/>
        </w:rPr>
        <w:t xml:space="preserve">While the user is meditating their heart rate is being logged to a </w:t>
      </w:r>
      <w:r w:rsidR="00BE05EA" w:rsidRPr="00BF662B">
        <w:rPr>
          <w:rFonts w:cstheme="minorHAnsi"/>
          <w:kern w:val="0"/>
          <w:lang w:eastAsia="en-GB"/>
        </w:rPr>
        <w:t>JSON</w:t>
      </w:r>
      <w:r w:rsidRPr="00BF662B">
        <w:rPr>
          <w:rFonts w:cstheme="minorHAnsi"/>
          <w:kern w:val="0"/>
          <w:lang w:eastAsia="en-GB"/>
        </w:rPr>
        <w:t xml:space="preserve"> file. The data will be anonymous but will be linked to a </w:t>
      </w:r>
      <w:r w:rsidR="001968CD" w:rsidRPr="00BF662B">
        <w:rPr>
          <w:rFonts w:cstheme="minorHAnsi"/>
          <w:kern w:val="0"/>
          <w:lang w:eastAsia="en-GB"/>
        </w:rPr>
        <w:t>session ID</w:t>
      </w:r>
      <w:r w:rsidRPr="00BF662B">
        <w:rPr>
          <w:rFonts w:cstheme="minorHAnsi"/>
          <w:kern w:val="0"/>
          <w:lang w:eastAsia="en-GB"/>
        </w:rPr>
        <w:t xml:space="preserve"> to distinguish between users.</w:t>
      </w:r>
    </w:p>
    <w:p w14:paraId="3F9F162D" w14:textId="580E4045" w:rsidR="00DC2131" w:rsidRPr="00BF662B" w:rsidRDefault="6330A25C" w:rsidP="00BD6ACB">
      <w:pPr>
        <w:pStyle w:val="Heading2"/>
        <w:jc w:val="both"/>
        <w:rPr>
          <w:rFonts w:asciiTheme="minorHAnsi" w:eastAsia="Times New Roman" w:hAnsiTheme="minorHAnsi" w:cstheme="minorHAnsi"/>
          <w:color w:val="1F3763"/>
          <w:sz w:val="24"/>
          <w:szCs w:val="24"/>
          <w:lang w:eastAsia="en-GB"/>
        </w:rPr>
      </w:pPr>
      <w:bookmarkStart w:id="14" w:name="_Toc151574575"/>
      <w:r w:rsidRPr="00BF662B">
        <w:rPr>
          <w:rFonts w:asciiTheme="minorHAnsi" w:hAnsiTheme="minorHAnsi" w:cstheme="minorHAnsi"/>
        </w:rPr>
        <w:t>1.3.</w:t>
      </w:r>
      <w:r w:rsidR="00FD2521">
        <w:rPr>
          <w:rFonts w:asciiTheme="minorHAnsi" w:hAnsiTheme="minorHAnsi" w:cstheme="minorHAnsi"/>
        </w:rPr>
        <w:t>3</w:t>
      </w:r>
      <w:r w:rsidRPr="00BF662B">
        <w:rPr>
          <w:rFonts w:asciiTheme="minorHAnsi" w:hAnsiTheme="minorHAnsi" w:cstheme="minorHAnsi"/>
        </w:rPr>
        <w:t xml:space="preserve"> </w:t>
      </w:r>
      <w:r w:rsidR="00DC2131" w:rsidRPr="00BF662B">
        <w:rPr>
          <w:rFonts w:asciiTheme="minorHAnsi" w:hAnsiTheme="minorHAnsi" w:cstheme="minorHAnsi"/>
        </w:rPr>
        <w:t xml:space="preserve">Research of </w:t>
      </w:r>
      <w:r w:rsidR="00A7075E" w:rsidRPr="00BF662B">
        <w:rPr>
          <w:rFonts w:asciiTheme="minorHAnsi" w:hAnsiTheme="minorHAnsi" w:cstheme="minorHAnsi"/>
        </w:rPr>
        <w:t>Existing Meditation Systems</w:t>
      </w:r>
      <w:bookmarkEnd w:id="14"/>
      <w:r w:rsidR="00DC2131" w:rsidRPr="00BF662B">
        <w:rPr>
          <w:rFonts w:asciiTheme="minorHAnsi" w:hAnsiTheme="minorHAnsi" w:cstheme="minorHAnsi"/>
        </w:rPr>
        <w:t> </w:t>
      </w:r>
    </w:p>
    <w:p w14:paraId="5522864E" w14:textId="07E68282" w:rsidR="000B079D" w:rsidRPr="00BF662B" w:rsidRDefault="0013470A" w:rsidP="00BD6ACB">
      <w:pPr>
        <w:spacing w:after="0" w:line="240" w:lineRule="auto"/>
        <w:jc w:val="both"/>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To</w:t>
      </w:r>
      <w:r w:rsidR="00DC2131" w:rsidRPr="00BF662B">
        <w:rPr>
          <w:rFonts w:eastAsia="Times New Roman" w:cstheme="minorHAnsi"/>
          <w:kern w:val="0"/>
          <w:lang w:eastAsia="en-GB"/>
          <w14:ligatures w14:val="none"/>
        </w:rPr>
        <w:t xml:space="preserve"> research this project, we looked at existing meditation systems that were both mobile and </w:t>
      </w:r>
      <w:r w:rsidR="00A7075E" w:rsidRPr="00BF662B">
        <w:rPr>
          <w:rFonts w:eastAsia="Times New Roman" w:cstheme="minorHAnsi"/>
          <w:kern w:val="0"/>
          <w:lang w:eastAsia="en-GB"/>
          <w14:ligatures w14:val="none"/>
        </w:rPr>
        <w:t>VR-based,</w:t>
      </w:r>
      <w:r w:rsidR="00DC2131" w:rsidRPr="00BF662B">
        <w:rPr>
          <w:rFonts w:eastAsia="Times New Roman" w:cstheme="minorHAnsi"/>
          <w:kern w:val="0"/>
          <w:lang w:eastAsia="en-GB"/>
          <w14:ligatures w14:val="none"/>
        </w:rPr>
        <w:t xml:space="preserve"> along with a similar </w:t>
      </w:r>
      <w:r w:rsidR="00F50A75" w:rsidRPr="00BF662B">
        <w:rPr>
          <w:rFonts w:eastAsia="Times New Roman" w:cstheme="minorHAnsi"/>
          <w:kern w:val="0"/>
          <w:lang w:eastAsia="en-GB"/>
          <w14:ligatures w14:val="none"/>
        </w:rPr>
        <w:t>plant</w:t>
      </w:r>
      <w:r w:rsidR="0063329A" w:rsidRPr="00BF662B">
        <w:rPr>
          <w:rFonts w:eastAsia="Times New Roman" w:cstheme="minorHAnsi"/>
          <w:kern w:val="0"/>
          <w:lang w:eastAsia="en-GB"/>
          <w14:ligatures w14:val="none"/>
        </w:rPr>
        <w:t>-based</w:t>
      </w:r>
      <w:r w:rsidR="00DC2131" w:rsidRPr="00BF662B">
        <w:rPr>
          <w:rFonts w:eastAsia="Times New Roman" w:cstheme="minorHAnsi"/>
          <w:kern w:val="0"/>
          <w:lang w:eastAsia="en-GB"/>
          <w14:ligatures w14:val="none"/>
        </w:rPr>
        <w:t xml:space="preserve"> concentration app. </w:t>
      </w:r>
      <w:r w:rsidR="00B9662B" w:rsidRPr="00BF662B">
        <w:rPr>
          <w:rFonts w:eastAsia="Times New Roman" w:cstheme="minorHAnsi"/>
          <w:kern w:val="0"/>
          <w:lang w:eastAsia="en-GB"/>
          <w14:ligatures w14:val="none"/>
        </w:rPr>
        <w:t>We have taken inspiration from these apps</w:t>
      </w:r>
      <w:r w:rsidR="000B079D" w:rsidRPr="00BF662B">
        <w:rPr>
          <w:rFonts w:eastAsia="Times New Roman" w:cstheme="minorHAnsi"/>
          <w:kern w:val="0"/>
          <w:lang w:eastAsia="en-GB"/>
          <w14:ligatures w14:val="none"/>
        </w:rPr>
        <w:t>,</w:t>
      </w:r>
      <w:r w:rsidR="00B9662B" w:rsidRPr="00BF662B">
        <w:rPr>
          <w:rFonts w:eastAsia="Times New Roman" w:cstheme="minorHAnsi"/>
          <w:kern w:val="0"/>
          <w:lang w:eastAsia="en-GB"/>
          <w14:ligatures w14:val="none"/>
        </w:rPr>
        <w:t xml:space="preserve"> </w:t>
      </w:r>
      <w:r w:rsidR="000B079D" w:rsidRPr="00BF662B">
        <w:rPr>
          <w:rFonts w:eastAsia="Times New Roman" w:cstheme="minorHAnsi"/>
          <w:kern w:val="0"/>
          <w:lang w:eastAsia="en-GB"/>
          <w14:ligatures w14:val="none"/>
        </w:rPr>
        <w:t>and this has influenced our design decisions for MeditateVR.</w:t>
      </w:r>
    </w:p>
    <w:p w14:paraId="482D2B64" w14:textId="2B54037C" w:rsidR="00DC2131" w:rsidRPr="00BF662B" w:rsidRDefault="000B079D" w:rsidP="000B079D">
      <w:pPr>
        <w:rPr>
          <w:rFonts w:eastAsia="Times New Roman" w:cstheme="minorHAnsi"/>
          <w:kern w:val="0"/>
          <w:lang w:eastAsia="en-GB"/>
          <w14:ligatures w14:val="none"/>
        </w:rPr>
      </w:pPr>
      <w:r w:rsidRPr="00BF662B">
        <w:rPr>
          <w:rFonts w:eastAsia="Times New Roman" w:cstheme="minorHAnsi"/>
          <w:kern w:val="0"/>
          <w:lang w:eastAsia="en-GB"/>
          <w14:ligatures w14:val="none"/>
        </w:rPr>
        <w:br w:type="page"/>
      </w:r>
    </w:p>
    <w:tbl>
      <w:tblPr>
        <w:tblW w:w="9924" w:type="dxa"/>
        <w:tblInd w:w="-41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419"/>
        <w:gridCol w:w="1984"/>
        <w:gridCol w:w="2977"/>
        <w:gridCol w:w="3544"/>
      </w:tblGrid>
      <w:tr w:rsidR="00DC2131" w:rsidRPr="00DC2131" w14:paraId="577F1D8F" w14:textId="77777777" w:rsidTr="00E727D0">
        <w:trPr>
          <w:trHeight w:val="300"/>
        </w:trPr>
        <w:tc>
          <w:tcPr>
            <w:tcW w:w="141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873388" w14:textId="6C5E8487" w:rsidR="00DC2131" w:rsidRPr="005C7592" w:rsidRDefault="00DC2131" w:rsidP="005C7592">
            <w:pPr>
              <w:spacing w:after="0" w:line="240" w:lineRule="auto"/>
              <w:jc w:val="center"/>
              <w:textAlignment w:val="baseline"/>
              <w:rPr>
                <w:rFonts w:eastAsia="Times New Roman" w:cstheme="minorHAnsi"/>
                <w:b/>
                <w:bCs/>
                <w:kern w:val="0"/>
                <w:lang w:eastAsia="en-GB"/>
                <w14:ligatures w14:val="none"/>
              </w:rPr>
            </w:pPr>
            <w:r w:rsidRPr="005C7592">
              <w:rPr>
                <w:rFonts w:eastAsia="Times New Roman" w:cstheme="minorHAnsi"/>
                <w:b/>
                <w:bCs/>
                <w:kern w:val="0"/>
                <w:lang w:eastAsia="en-GB"/>
                <w14:ligatures w14:val="none"/>
              </w:rPr>
              <w:t>Solution</w:t>
            </w:r>
          </w:p>
        </w:tc>
        <w:tc>
          <w:tcPr>
            <w:tcW w:w="19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D0B009" w14:textId="010F1600" w:rsidR="00DC2131" w:rsidRPr="005C7592" w:rsidRDefault="00DC2131" w:rsidP="005C7592">
            <w:pPr>
              <w:spacing w:after="0" w:line="240" w:lineRule="auto"/>
              <w:jc w:val="center"/>
              <w:textAlignment w:val="baseline"/>
              <w:rPr>
                <w:rFonts w:eastAsia="Times New Roman" w:cstheme="minorHAnsi"/>
                <w:b/>
                <w:bCs/>
                <w:kern w:val="0"/>
                <w:lang w:eastAsia="en-GB"/>
                <w14:ligatures w14:val="none"/>
              </w:rPr>
            </w:pPr>
            <w:r w:rsidRPr="005C7592">
              <w:rPr>
                <w:rFonts w:eastAsia="Times New Roman" w:cstheme="minorHAnsi"/>
                <w:b/>
                <w:bCs/>
                <w:kern w:val="0"/>
                <w:lang w:eastAsia="en-GB"/>
                <w14:ligatures w14:val="none"/>
              </w:rPr>
              <w:t>Summary</w:t>
            </w:r>
          </w:p>
        </w:tc>
        <w:tc>
          <w:tcPr>
            <w:tcW w:w="29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FE3BFD" w14:textId="3ACBA14B" w:rsidR="00DC2131" w:rsidRPr="005C7592" w:rsidRDefault="00DC2131" w:rsidP="005C7592">
            <w:pPr>
              <w:spacing w:after="0" w:line="240" w:lineRule="auto"/>
              <w:jc w:val="center"/>
              <w:textAlignment w:val="baseline"/>
              <w:rPr>
                <w:rFonts w:eastAsia="Times New Roman" w:cstheme="minorHAnsi"/>
                <w:b/>
                <w:bCs/>
                <w:kern w:val="0"/>
                <w:lang w:eastAsia="en-GB"/>
                <w14:ligatures w14:val="none"/>
              </w:rPr>
            </w:pPr>
            <w:r w:rsidRPr="005C7592">
              <w:rPr>
                <w:rFonts w:eastAsia="Times New Roman" w:cstheme="minorHAnsi"/>
                <w:b/>
                <w:bCs/>
                <w:kern w:val="0"/>
                <w:lang w:eastAsia="en-GB"/>
                <w14:ligatures w14:val="none"/>
              </w:rPr>
              <w:t>Advantages</w:t>
            </w:r>
          </w:p>
        </w:tc>
        <w:tc>
          <w:tcPr>
            <w:tcW w:w="354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500FE8" w14:textId="30F782EE" w:rsidR="00DC2131" w:rsidRPr="005C7592" w:rsidRDefault="00DC2131" w:rsidP="005C7592">
            <w:pPr>
              <w:spacing w:after="0" w:line="240" w:lineRule="auto"/>
              <w:jc w:val="center"/>
              <w:textAlignment w:val="baseline"/>
              <w:rPr>
                <w:rFonts w:eastAsia="Times New Roman" w:cstheme="minorHAnsi"/>
                <w:b/>
                <w:bCs/>
                <w:kern w:val="0"/>
                <w:lang w:eastAsia="en-GB"/>
                <w14:ligatures w14:val="none"/>
              </w:rPr>
            </w:pPr>
            <w:r w:rsidRPr="005C7592">
              <w:rPr>
                <w:rFonts w:eastAsia="Times New Roman" w:cstheme="minorHAnsi"/>
                <w:b/>
                <w:bCs/>
                <w:kern w:val="0"/>
                <w:lang w:eastAsia="en-GB"/>
                <w14:ligatures w14:val="none"/>
              </w:rPr>
              <w:t>Disadvantages</w:t>
            </w:r>
          </w:p>
        </w:tc>
      </w:tr>
      <w:tr w:rsidR="00DC2131" w:rsidRPr="00DC2131" w14:paraId="098C4E64" w14:textId="77777777" w:rsidTr="00E727D0">
        <w:trPr>
          <w:trHeight w:val="300"/>
        </w:trPr>
        <w:tc>
          <w:tcPr>
            <w:tcW w:w="141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9DCE77" w14:textId="2BA63D9A" w:rsidR="00DC2131" w:rsidRPr="005C7592" w:rsidRDefault="00DC2131" w:rsidP="005C7592">
            <w:pPr>
              <w:spacing w:after="0" w:line="240" w:lineRule="auto"/>
              <w:jc w:val="center"/>
              <w:textAlignment w:val="baseline"/>
              <w:rPr>
                <w:rFonts w:eastAsia="Times New Roman" w:cstheme="minorHAnsi"/>
                <w:b/>
                <w:bCs/>
                <w:kern w:val="0"/>
                <w:lang w:eastAsia="en-GB"/>
                <w14:ligatures w14:val="none"/>
              </w:rPr>
            </w:pPr>
            <w:r w:rsidRPr="005C7592">
              <w:rPr>
                <w:rFonts w:eastAsia="Times New Roman" w:cstheme="minorHAnsi"/>
                <w:b/>
                <w:bCs/>
                <w:kern w:val="0"/>
                <w:lang w:eastAsia="en-GB"/>
                <w14:ligatures w14:val="none"/>
              </w:rPr>
              <w:t>Headspace </w:t>
            </w:r>
            <w:r w:rsidR="00235F55" w:rsidRPr="005C7592">
              <w:rPr>
                <w:rFonts w:eastAsia="Times New Roman" w:cstheme="minorHAnsi"/>
                <w:b/>
                <w:bCs/>
                <w:kern w:val="0"/>
                <w:lang w:eastAsia="en-GB"/>
                <w14:ligatures w14:val="none"/>
              </w:rPr>
              <w:t>[4]</w:t>
            </w:r>
          </w:p>
        </w:tc>
        <w:tc>
          <w:tcPr>
            <w:tcW w:w="1984" w:type="dxa"/>
            <w:tcBorders>
              <w:top w:val="single" w:sz="6" w:space="0" w:color="auto"/>
              <w:left w:val="single" w:sz="6" w:space="0" w:color="auto"/>
              <w:bottom w:val="single" w:sz="6" w:space="0" w:color="auto"/>
              <w:right w:val="single" w:sz="6" w:space="0" w:color="auto"/>
            </w:tcBorders>
            <w:shd w:val="clear" w:color="auto" w:fill="auto"/>
            <w:hideMark/>
          </w:tcPr>
          <w:p w14:paraId="3B068B10" w14:textId="0D5E1F76" w:rsidR="00DC2131" w:rsidRPr="00BF662B" w:rsidRDefault="00DC2131" w:rsidP="00207223">
            <w:pPr>
              <w:spacing w:after="0" w:line="240" w:lineRule="auto"/>
              <w:ind w:left="57" w:righ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A</w:t>
            </w:r>
            <w:r w:rsidR="001C7BDD" w:rsidRPr="00BF662B">
              <w:rPr>
                <w:rFonts w:eastAsia="Times New Roman" w:cstheme="minorHAnsi"/>
                <w:kern w:val="0"/>
                <w:lang w:eastAsia="en-GB"/>
                <w14:ligatures w14:val="none"/>
              </w:rPr>
              <w:t xml:space="preserve"> </w:t>
            </w:r>
            <w:r w:rsidRPr="00BF662B">
              <w:rPr>
                <w:rFonts w:eastAsia="Times New Roman" w:cstheme="minorHAnsi"/>
                <w:kern w:val="0"/>
                <w:lang w:eastAsia="en-GB"/>
                <w14:ligatures w14:val="none"/>
              </w:rPr>
              <w:t>mobile-based meditation app that provides users with guided meditation exercises. Most exercises ask the user to close their eyes and visualise a scenario.</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0511CADE"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The app contains many different modes such as: meditate, sleep, move and music. This gives users a wide range of options to suit different meditation needs. </w:t>
            </w:r>
          </w:p>
          <w:p w14:paraId="16A06943"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w:t>
            </w:r>
          </w:p>
          <w:p w14:paraId="22F2F52D"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Each mode provides the user with clear guidance making the app accessible for people new to meditation. </w:t>
            </w:r>
          </w:p>
        </w:tc>
        <w:tc>
          <w:tcPr>
            <w:tcW w:w="3544" w:type="dxa"/>
            <w:tcBorders>
              <w:top w:val="single" w:sz="6" w:space="0" w:color="auto"/>
              <w:left w:val="single" w:sz="6" w:space="0" w:color="auto"/>
              <w:bottom w:val="single" w:sz="6" w:space="0" w:color="auto"/>
              <w:right w:val="single" w:sz="6" w:space="0" w:color="auto"/>
            </w:tcBorders>
            <w:shd w:val="clear" w:color="auto" w:fill="auto"/>
            <w:hideMark/>
          </w:tcPr>
          <w:p w14:paraId="5DB47DE9"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The app is phone-based so can lead the user to associate meditation with their phone which is an addictive device. </w:t>
            </w:r>
          </w:p>
          <w:p w14:paraId="704F472E"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w:t>
            </w:r>
          </w:p>
          <w:p w14:paraId="2C6AB35D"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Push notifications and the temptation to open other apps leads the user to be easily distracted when undertaking a meditation session. </w:t>
            </w:r>
          </w:p>
          <w:p w14:paraId="146FAFCF"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w:t>
            </w:r>
          </w:p>
          <w:p w14:paraId="1BB85472"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The app either displays a meditation scenario to the user or asks them to visualise it. This can be hard for users who are easily distracted or have a hard time visualising. </w:t>
            </w:r>
          </w:p>
        </w:tc>
      </w:tr>
      <w:tr w:rsidR="00DC2131" w:rsidRPr="00DC2131" w14:paraId="2FACC477" w14:textId="77777777" w:rsidTr="00E727D0">
        <w:trPr>
          <w:trHeight w:val="300"/>
        </w:trPr>
        <w:tc>
          <w:tcPr>
            <w:tcW w:w="141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A815E9" w14:textId="6920AF53" w:rsidR="00DC2131" w:rsidRPr="005C7592" w:rsidRDefault="00DC2131" w:rsidP="005C7592">
            <w:pPr>
              <w:spacing w:after="0" w:line="240" w:lineRule="auto"/>
              <w:jc w:val="center"/>
              <w:textAlignment w:val="baseline"/>
              <w:rPr>
                <w:rFonts w:eastAsia="Times New Roman" w:cstheme="minorHAnsi"/>
                <w:b/>
                <w:bCs/>
                <w:kern w:val="0"/>
                <w:lang w:eastAsia="en-GB"/>
                <w14:ligatures w14:val="none"/>
              </w:rPr>
            </w:pPr>
            <w:r w:rsidRPr="005C7592">
              <w:rPr>
                <w:rFonts w:eastAsia="Times New Roman" w:cstheme="minorHAnsi"/>
                <w:b/>
                <w:bCs/>
                <w:kern w:val="0"/>
                <w:lang w:eastAsia="en-GB"/>
                <w14:ligatures w14:val="none"/>
              </w:rPr>
              <w:t>Forest </w:t>
            </w:r>
            <w:r w:rsidR="00235F55" w:rsidRPr="005C7592">
              <w:rPr>
                <w:rFonts w:eastAsia="Times New Roman" w:cstheme="minorHAnsi"/>
                <w:b/>
                <w:bCs/>
                <w:kern w:val="0"/>
                <w:lang w:eastAsia="en-GB"/>
                <w14:ligatures w14:val="none"/>
              </w:rPr>
              <w:t>[5]</w:t>
            </w:r>
          </w:p>
        </w:tc>
        <w:tc>
          <w:tcPr>
            <w:tcW w:w="1984" w:type="dxa"/>
            <w:tcBorders>
              <w:top w:val="single" w:sz="6" w:space="0" w:color="auto"/>
              <w:left w:val="single" w:sz="6" w:space="0" w:color="auto"/>
              <w:bottom w:val="single" w:sz="6" w:space="0" w:color="auto"/>
              <w:right w:val="single" w:sz="6" w:space="0" w:color="auto"/>
            </w:tcBorders>
            <w:shd w:val="clear" w:color="auto" w:fill="auto"/>
            <w:hideMark/>
          </w:tcPr>
          <w:p w14:paraId="595D85B4"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A mobile-based focus app that tasks users to not touch their phone for a specified amount of time. The user gains a tree for every focus session they complete.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73DF201B"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The user becomes motivated to complete more focus sessions as this unlocks more trees in their garden and earns them in game coins. These coins relate to trees being planted in the real world. </w:t>
            </w:r>
          </w:p>
          <w:p w14:paraId="51DFA438"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w:t>
            </w:r>
          </w:p>
          <w:p w14:paraId="0BABCE4A" w14:textId="77777777"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The app is very simplistic in nature and the gamification features help to hook the user. </w:t>
            </w:r>
          </w:p>
        </w:tc>
        <w:tc>
          <w:tcPr>
            <w:tcW w:w="3544" w:type="dxa"/>
            <w:tcBorders>
              <w:top w:val="single" w:sz="6" w:space="0" w:color="auto"/>
              <w:left w:val="single" w:sz="6" w:space="0" w:color="auto"/>
              <w:bottom w:val="single" w:sz="6" w:space="0" w:color="auto"/>
              <w:right w:val="single" w:sz="6" w:space="0" w:color="auto"/>
            </w:tcBorders>
            <w:shd w:val="clear" w:color="auto" w:fill="auto"/>
            <w:hideMark/>
          </w:tcPr>
          <w:p w14:paraId="5915AD78" w14:textId="6DFA0A50" w:rsidR="00DC2131" w:rsidRPr="00BF662B" w:rsidRDefault="00DC2131" w:rsidP="00207223">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xml:space="preserve">The user of a phone could lead the user to become tied to their phone. There is some debate surrounding the addictiveness of the app fuelling ties to the </w:t>
            </w:r>
            <w:r w:rsidR="0063329A" w:rsidRPr="00BF662B">
              <w:rPr>
                <w:rFonts w:eastAsia="Times New Roman" w:cstheme="minorHAnsi"/>
                <w:kern w:val="0"/>
                <w:lang w:eastAsia="en-GB"/>
                <w14:ligatures w14:val="none"/>
              </w:rPr>
              <w:t>user’s</w:t>
            </w:r>
            <w:r w:rsidRPr="00BF662B">
              <w:rPr>
                <w:rFonts w:eastAsia="Times New Roman" w:cstheme="minorHAnsi"/>
                <w:kern w:val="0"/>
                <w:lang w:eastAsia="en-GB"/>
                <w14:ligatures w14:val="none"/>
              </w:rPr>
              <w:t xml:space="preserve"> mobile phone. </w:t>
            </w:r>
          </w:p>
        </w:tc>
      </w:tr>
      <w:tr w:rsidR="00DC2131" w:rsidRPr="00DC2131" w14:paraId="3435CC56" w14:textId="77777777" w:rsidTr="00E727D0">
        <w:trPr>
          <w:trHeight w:val="300"/>
        </w:trPr>
        <w:tc>
          <w:tcPr>
            <w:tcW w:w="141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5CC929" w14:textId="0CD3F94D" w:rsidR="00C753E0" w:rsidRPr="005C7592" w:rsidRDefault="006F1103" w:rsidP="005C7592">
            <w:pPr>
              <w:spacing w:after="0" w:line="240" w:lineRule="auto"/>
              <w:jc w:val="center"/>
              <w:textAlignment w:val="baseline"/>
              <w:rPr>
                <w:rFonts w:eastAsia="Times New Roman" w:cstheme="minorHAnsi"/>
                <w:b/>
                <w:bCs/>
                <w:kern w:val="0"/>
                <w:lang w:eastAsia="en-GB"/>
                <w14:ligatures w14:val="none"/>
              </w:rPr>
            </w:pPr>
            <w:proofErr w:type="spellStart"/>
            <w:r w:rsidRPr="005C7592">
              <w:rPr>
                <w:rFonts w:eastAsia="Times New Roman" w:cstheme="minorHAnsi"/>
                <w:b/>
                <w:bCs/>
                <w:kern w:val="0"/>
                <w:lang w:eastAsia="en-GB"/>
                <w14:ligatures w14:val="none"/>
              </w:rPr>
              <w:t>Calm</w:t>
            </w:r>
            <w:r w:rsidR="00F2057E" w:rsidRPr="005C7592">
              <w:rPr>
                <w:rFonts w:eastAsia="Times New Roman" w:cstheme="minorHAnsi"/>
                <w:b/>
                <w:bCs/>
                <w:kern w:val="0"/>
                <w:lang w:eastAsia="en-GB"/>
                <w14:ligatures w14:val="none"/>
              </w:rPr>
              <w:t>VR</w:t>
            </w:r>
            <w:proofErr w:type="spellEnd"/>
            <w:r w:rsidRPr="005C7592">
              <w:rPr>
                <w:rFonts w:eastAsia="Times New Roman" w:cstheme="minorHAnsi"/>
                <w:b/>
                <w:bCs/>
                <w:kern w:val="0"/>
                <w:lang w:eastAsia="en-GB"/>
                <w14:ligatures w14:val="none"/>
              </w:rPr>
              <w:t xml:space="preserve"> </w:t>
            </w:r>
            <w:r w:rsidR="00F2057E" w:rsidRPr="005C7592">
              <w:rPr>
                <w:rFonts w:eastAsia="Times New Roman" w:cstheme="minorHAnsi"/>
                <w:b/>
                <w:bCs/>
                <w:kern w:val="0"/>
                <w:lang w:eastAsia="en-GB"/>
                <w14:ligatures w14:val="none"/>
              </w:rPr>
              <w:t>(</w:t>
            </w:r>
            <w:r w:rsidR="00BA52BA" w:rsidRPr="005C7592">
              <w:rPr>
                <w:rFonts w:eastAsia="Times New Roman" w:cstheme="minorHAnsi"/>
                <w:b/>
                <w:bCs/>
                <w:kern w:val="0"/>
                <w:lang w:eastAsia="en-GB"/>
                <w14:ligatures w14:val="none"/>
              </w:rPr>
              <w:t>Previous Project</w:t>
            </w:r>
            <w:r w:rsidR="00F2057E" w:rsidRPr="005C7592">
              <w:rPr>
                <w:rFonts w:eastAsia="Times New Roman" w:cstheme="minorHAnsi"/>
                <w:b/>
                <w:bCs/>
                <w:kern w:val="0"/>
                <w:lang w:eastAsia="en-GB"/>
                <w14:ligatures w14:val="none"/>
              </w:rPr>
              <w:t>)</w:t>
            </w:r>
          </w:p>
          <w:p w14:paraId="11F9C3FA" w14:textId="065DAD49" w:rsidR="00A83DDA" w:rsidRPr="005C7592" w:rsidRDefault="00A83DDA" w:rsidP="005C7592">
            <w:pPr>
              <w:spacing w:after="0" w:line="240" w:lineRule="auto"/>
              <w:jc w:val="center"/>
              <w:textAlignment w:val="baseline"/>
              <w:rPr>
                <w:rFonts w:eastAsia="Times New Roman" w:cstheme="minorHAnsi"/>
                <w:b/>
                <w:bCs/>
                <w:kern w:val="0"/>
                <w:lang w:eastAsia="en-GB"/>
                <w14:ligatures w14:val="none"/>
              </w:rPr>
            </w:pPr>
          </w:p>
        </w:tc>
        <w:tc>
          <w:tcPr>
            <w:tcW w:w="1984" w:type="dxa"/>
            <w:tcBorders>
              <w:top w:val="single" w:sz="6" w:space="0" w:color="auto"/>
              <w:left w:val="single" w:sz="6" w:space="0" w:color="auto"/>
              <w:bottom w:val="single" w:sz="6" w:space="0" w:color="auto"/>
              <w:right w:val="single" w:sz="6" w:space="0" w:color="auto"/>
            </w:tcBorders>
            <w:shd w:val="clear" w:color="auto" w:fill="auto"/>
            <w:hideMark/>
          </w:tcPr>
          <w:p w14:paraId="35E010E2" w14:textId="78ABE038" w:rsidR="00DC2131" w:rsidRPr="00BF662B" w:rsidRDefault="00DC2131" w:rsidP="00D45D5F">
            <w:pPr>
              <w:spacing w:after="0" w:line="240" w:lineRule="auto"/>
              <w:ind w:left="57"/>
              <w:textAlignment w:val="baseline"/>
              <w:rPr>
                <w:rFonts w:eastAsia="Times New Roman"/>
                <w:kern w:val="0"/>
                <w:lang w:eastAsia="en-GB"/>
                <w14:ligatures w14:val="none"/>
              </w:rPr>
            </w:pPr>
            <w:r w:rsidRPr="7F00C478">
              <w:rPr>
                <w:rFonts w:eastAsia="Times New Roman"/>
                <w:kern w:val="0"/>
                <w:lang w:eastAsia="en-GB"/>
                <w14:ligatures w14:val="none"/>
              </w:rPr>
              <w:t> </w:t>
            </w:r>
            <w:r w:rsidR="00D22AAF" w:rsidRPr="7F00C478">
              <w:rPr>
                <w:rFonts w:eastAsia="Times New Roman"/>
                <w:kern w:val="0"/>
                <w:lang w:eastAsia="en-GB"/>
                <w14:ligatures w14:val="none"/>
              </w:rPr>
              <w:t xml:space="preserve">This VR meditation system was developed by a </w:t>
            </w:r>
            <w:r w:rsidR="00177671" w:rsidRPr="7F00C478">
              <w:rPr>
                <w:rFonts w:eastAsia="Times New Roman"/>
                <w:kern w:val="0"/>
                <w:lang w:eastAsia="en-GB"/>
                <w14:ligatures w14:val="none"/>
              </w:rPr>
              <w:t>previous</w:t>
            </w:r>
            <w:r w:rsidR="00D22AAF" w:rsidRPr="7F00C478">
              <w:rPr>
                <w:rFonts w:eastAsia="Times New Roman"/>
                <w:kern w:val="0"/>
                <w:lang w:eastAsia="en-GB"/>
                <w14:ligatures w14:val="none"/>
              </w:rPr>
              <w:t xml:space="preserve"> group and has been given to us </w:t>
            </w:r>
            <w:r w:rsidR="00177671" w:rsidRPr="7F00C478">
              <w:rPr>
                <w:rFonts w:eastAsia="Times New Roman"/>
                <w:kern w:val="0"/>
                <w:lang w:eastAsia="en-GB"/>
                <w14:ligatures w14:val="none"/>
              </w:rPr>
              <w:t xml:space="preserve">to improve upon. </w:t>
            </w:r>
            <w:r w:rsidR="00685179" w:rsidRPr="7F00C478">
              <w:rPr>
                <w:rFonts w:eastAsia="Times New Roman"/>
                <w:kern w:val="0"/>
                <w:lang w:eastAsia="en-GB"/>
                <w14:ligatures w14:val="none"/>
              </w:rPr>
              <w:t xml:space="preserve">The system implements multiple environments where the user </w:t>
            </w:r>
            <w:proofErr w:type="gramStart"/>
            <w:r w:rsidR="00685179" w:rsidRPr="7F00C478">
              <w:rPr>
                <w:rFonts w:eastAsia="Times New Roman"/>
                <w:kern w:val="0"/>
                <w:lang w:eastAsia="en-GB"/>
                <w14:ligatures w14:val="none"/>
              </w:rPr>
              <w:t>is able to</w:t>
            </w:r>
            <w:proofErr w:type="gramEnd"/>
            <w:r w:rsidR="00685179" w:rsidRPr="7F00C478">
              <w:rPr>
                <w:rFonts w:eastAsia="Times New Roman"/>
                <w:kern w:val="0"/>
                <w:lang w:eastAsia="en-GB"/>
                <w14:ligatures w14:val="none"/>
              </w:rPr>
              <w:t xml:space="preserve"> meditate </w:t>
            </w:r>
            <w:r w:rsidR="309914A8" w:rsidRPr="7F00C478">
              <w:rPr>
                <w:rFonts w:eastAsia="Times New Roman"/>
                <w:kern w:val="0"/>
                <w:lang w:eastAsia="en-GB"/>
                <w14:ligatures w14:val="none"/>
              </w:rPr>
              <w:t>in front of</w:t>
            </w:r>
            <w:r w:rsidR="00685179" w:rsidRPr="7F00C478">
              <w:rPr>
                <w:rFonts w:eastAsia="Times New Roman"/>
                <w:kern w:val="0"/>
                <w:lang w:eastAsia="en-GB"/>
                <w14:ligatures w14:val="none"/>
              </w:rPr>
              <w:t xml:space="preserve"> a growing plant or burning candle.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201DDF1F" w14:textId="55C84C3F" w:rsidR="00DC2131" w:rsidRPr="00BF662B" w:rsidRDefault="00753E1A" w:rsidP="00D45D5F">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The different environments available allow the user to find a world that they feel most comfortable in.</w:t>
            </w:r>
          </w:p>
          <w:p w14:paraId="2E34DE70" w14:textId="77777777" w:rsidR="00753E1A" w:rsidRPr="00BF662B" w:rsidRDefault="00753E1A" w:rsidP="00D45D5F">
            <w:pPr>
              <w:spacing w:after="0" w:line="240" w:lineRule="auto"/>
              <w:ind w:left="57"/>
              <w:textAlignment w:val="baseline"/>
              <w:rPr>
                <w:rFonts w:eastAsia="Times New Roman" w:cstheme="minorHAnsi"/>
                <w:kern w:val="0"/>
                <w:lang w:eastAsia="en-GB"/>
                <w14:ligatures w14:val="none"/>
              </w:rPr>
            </w:pPr>
          </w:p>
          <w:p w14:paraId="1F1F309B" w14:textId="17157AB2" w:rsidR="00753E1A" w:rsidRPr="00BF662B" w:rsidRDefault="00D3488F" w:rsidP="00D45D5F">
            <w:pPr>
              <w:spacing w:after="0" w:line="240" w:lineRule="auto"/>
              <w:ind w:left="57"/>
              <w:textAlignment w:val="baseline"/>
              <w:rPr>
                <w:rFonts w:eastAsia="Times New Roman"/>
                <w:kern w:val="0"/>
                <w:lang w:eastAsia="en-GB"/>
                <w14:ligatures w14:val="none"/>
              </w:rPr>
            </w:pPr>
            <w:r w:rsidRPr="7F00C478">
              <w:rPr>
                <w:rFonts w:eastAsia="Times New Roman"/>
                <w:kern w:val="0"/>
                <w:lang w:eastAsia="en-GB"/>
                <w14:ligatures w14:val="none"/>
              </w:rPr>
              <w:t>Different meditati</w:t>
            </w:r>
            <w:r w:rsidR="43435891" w:rsidRPr="7F00C478">
              <w:rPr>
                <w:rFonts w:eastAsia="Times New Roman"/>
                <w:kern w:val="0"/>
                <w:lang w:eastAsia="en-GB"/>
                <w14:ligatures w14:val="none"/>
              </w:rPr>
              <w:t>ve</w:t>
            </w:r>
            <w:r w:rsidRPr="7F00C478">
              <w:rPr>
                <w:rFonts w:eastAsia="Times New Roman"/>
                <w:kern w:val="0"/>
                <w:lang w:eastAsia="en-GB"/>
                <w14:ligatures w14:val="none"/>
              </w:rPr>
              <w:t xml:space="preserve"> foc</w:t>
            </w:r>
            <w:r w:rsidR="704385ED" w:rsidRPr="7F00C478">
              <w:rPr>
                <w:rFonts w:eastAsia="Times New Roman"/>
                <w:kern w:val="0"/>
                <w:lang w:eastAsia="en-GB"/>
                <w14:ligatures w14:val="none"/>
              </w:rPr>
              <w:t>al</w:t>
            </w:r>
            <w:r w:rsidRPr="7F00C478">
              <w:rPr>
                <w:rFonts w:eastAsia="Times New Roman"/>
                <w:kern w:val="0"/>
                <w:lang w:eastAsia="en-GB"/>
                <w14:ligatures w14:val="none"/>
              </w:rPr>
              <w:t xml:space="preserve"> points, such as the candle on a beach and plant in a forest, give variety to daily meditation sessions.</w:t>
            </w:r>
          </w:p>
          <w:p w14:paraId="16B6A721" w14:textId="77777777" w:rsidR="00E92E6E" w:rsidRPr="00BF662B" w:rsidRDefault="00E92E6E" w:rsidP="00D45D5F">
            <w:pPr>
              <w:spacing w:after="0" w:line="240" w:lineRule="auto"/>
              <w:ind w:left="57"/>
              <w:textAlignment w:val="baseline"/>
              <w:rPr>
                <w:rFonts w:eastAsia="Times New Roman" w:cstheme="minorHAnsi"/>
                <w:kern w:val="0"/>
                <w:lang w:eastAsia="en-GB"/>
                <w14:ligatures w14:val="none"/>
              </w:rPr>
            </w:pPr>
          </w:p>
          <w:p w14:paraId="6FF47761" w14:textId="44B3CAEB" w:rsidR="00DC2131" w:rsidRPr="00BF662B" w:rsidRDefault="00E92E6E" w:rsidP="00D45D5F">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The user interface is minimalist and makes it easy for the user to enter a meditation session.</w:t>
            </w:r>
          </w:p>
        </w:tc>
        <w:tc>
          <w:tcPr>
            <w:tcW w:w="3544" w:type="dxa"/>
            <w:tcBorders>
              <w:top w:val="single" w:sz="6" w:space="0" w:color="auto"/>
              <w:left w:val="single" w:sz="6" w:space="0" w:color="auto"/>
              <w:bottom w:val="single" w:sz="6" w:space="0" w:color="auto"/>
              <w:right w:val="single" w:sz="6" w:space="0" w:color="auto"/>
            </w:tcBorders>
            <w:shd w:val="clear" w:color="auto" w:fill="auto"/>
            <w:hideMark/>
          </w:tcPr>
          <w:p w14:paraId="5309A174" w14:textId="77777777" w:rsidR="00DC2131" w:rsidRPr="00BF662B" w:rsidRDefault="004F4434" w:rsidP="00D45D5F">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xml:space="preserve">The forest environment </w:t>
            </w:r>
            <w:r w:rsidR="00B623EE" w:rsidRPr="00BF662B">
              <w:rPr>
                <w:rFonts w:eastAsia="Times New Roman" w:cstheme="minorHAnsi"/>
                <w:kern w:val="0"/>
                <w:lang w:eastAsia="en-GB"/>
                <w14:ligatures w14:val="none"/>
              </w:rPr>
              <w:t xml:space="preserve">looks like something better suited to a horror game as opposed to </w:t>
            </w:r>
            <w:r w:rsidR="00331378" w:rsidRPr="00BF662B">
              <w:rPr>
                <w:rFonts w:eastAsia="Times New Roman" w:cstheme="minorHAnsi"/>
                <w:kern w:val="0"/>
                <w:lang w:eastAsia="en-GB"/>
                <w14:ligatures w14:val="none"/>
              </w:rPr>
              <w:t xml:space="preserve">meditation. This is due to the dark </w:t>
            </w:r>
            <w:r w:rsidR="004A42B1" w:rsidRPr="00BF662B">
              <w:rPr>
                <w:rFonts w:eastAsia="Times New Roman" w:cstheme="minorHAnsi"/>
                <w:kern w:val="0"/>
                <w:lang w:eastAsia="en-GB"/>
                <w14:ligatures w14:val="none"/>
              </w:rPr>
              <w:t>sky and colours used.</w:t>
            </w:r>
          </w:p>
          <w:p w14:paraId="6286E262" w14:textId="77777777" w:rsidR="004A42B1" w:rsidRPr="00BF662B" w:rsidRDefault="004A42B1" w:rsidP="00D45D5F">
            <w:pPr>
              <w:spacing w:after="0" w:line="240" w:lineRule="auto"/>
              <w:ind w:left="57"/>
              <w:textAlignment w:val="baseline"/>
              <w:rPr>
                <w:rFonts w:eastAsia="Times New Roman" w:cstheme="minorHAnsi"/>
                <w:kern w:val="0"/>
                <w:lang w:eastAsia="en-GB"/>
                <w14:ligatures w14:val="none"/>
              </w:rPr>
            </w:pPr>
          </w:p>
          <w:p w14:paraId="08F95D3F" w14:textId="532EB6AA" w:rsidR="004A42B1" w:rsidRPr="00BF662B" w:rsidRDefault="009014F5" w:rsidP="00D45D5F">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 xml:space="preserve">There is no consistent theme to </w:t>
            </w:r>
            <w:proofErr w:type="spellStart"/>
            <w:r w:rsidR="00DE1C37" w:rsidRPr="00BF662B">
              <w:rPr>
                <w:rFonts w:eastAsia="Times New Roman" w:cstheme="minorHAnsi"/>
                <w:kern w:val="0"/>
                <w:lang w:eastAsia="en-GB"/>
                <w14:ligatures w14:val="none"/>
              </w:rPr>
              <w:t>Calm</w:t>
            </w:r>
            <w:r w:rsidR="005C7592">
              <w:rPr>
                <w:rFonts w:eastAsia="Times New Roman" w:cstheme="minorHAnsi"/>
                <w:kern w:val="0"/>
                <w:lang w:eastAsia="en-GB"/>
                <w14:ligatures w14:val="none"/>
              </w:rPr>
              <w:t>VR</w:t>
            </w:r>
            <w:proofErr w:type="spellEnd"/>
            <w:r w:rsidR="00DE1C37" w:rsidRPr="00BF662B">
              <w:rPr>
                <w:rFonts w:eastAsia="Times New Roman" w:cstheme="minorHAnsi"/>
                <w:kern w:val="0"/>
                <w:lang w:eastAsia="en-GB"/>
                <w14:ligatures w14:val="none"/>
              </w:rPr>
              <w:t>, with the beach scene being a real-life video and the forest being a CGI world.</w:t>
            </w:r>
          </w:p>
          <w:p w14:paraId="4671DD9E" w14:textId="77777777" w:rsidR="00DE1C37" w:rsidRPr="00BF662B" w:rsidRDefault="00DE1C37" w:rsidP="00D45D5F">
            <w:pPr>
              <w:spacing w:after="0" w:line="240" w:lineRule="auto"/>
              <w:ind w:left="57"/>
              <w:textAlignment w:val="baseline"/>
              <w:rPr>
                <w:rFonts w:eastAsia="Times New Roman" w:cstheme="minorHAnsi"/>
                <w:kern w:val="0"/>
                <w:lang w:eastAsia="en-GB"/>
                <w14:ligatures w14:val="none"/>
              </w:rPr>
            </w:pPr>
          </w:p>
          <w:p w14:paraId="1094B6CF" w14:textId="6AB9938D" w:rsidR="00DC2131" w:rsidRPr="00BF662B" w:rsidRDefault="00DE1C37" w:rsidP="00D45D5F">
            <w:pPr>
              <w:spacing w:after="0" w:line="240" w:lineRule="auto"/>
              <w:ind w:left="57"/>
              <w:textAlignment w:val="baseline"/>
              <w:rPr>
                <w:rFonts w:eastAsia="Times New Roman" w:cstheme="minorHAnsi"/>
                <w:kern w:val="0"/>
                <w:lang w:eastAsia="en-GB"/>
                <w14:ligatures w14:val="none"/>
              </w:rPr>
            </w:pPr>
            <w:r w:rsidRPr="00BF662B">
              <w:rPr>
                <w:rFonts w:eastAsia="Times New Roman" w:cstheme="minorHAnsi"/>
                <w:kern w:val="0"/>
                <w:lang w:eastAsia="en-GB"/>
                <w14:ligatures w14:val="none"/>
              </w:rPr>
              <w:t>To record heart rate data</w:t>
            </w:r>
            <w:r w:rsidR="00AA7689" w:rsidRPr="00BF662B">
              <w:rPr>
                <w:rFonts w:eastAsia="Times New Roman" w:cstheme="minorHAnsi"/>
                <w:kern w:val="0"/>
                <w:lang w:eastAsia="en-GB"/>
                <w14:ligatures w14:val="none"/>
              </w:rPr>
              <w:t>,</w:t>
            </w:r>
            <w:r w:rsidRPr="00BF662B">
              <w:rPr>
                <w:rFonts w:eastAsia="Times New Roman" w:cstheme="minorHAnsi"/>
                <w:kern w:val="0"/>
                <w:lang w:eastAsia="en-GB"/>
                <w14:ligatures w14:val="none"/>
              </w:rPr>
              <w:t xml:space="preserve"> the system must be connected to a hard</w:t>
            </w:r>
            <w:r w:rsidR="00AA7689" w:rsidRPr="00BF662B">
              <w:rPr>
                <w:rFonts w:eastAsia="Times New Roman" w:cstheme="minorHAnsi"/>
                <w:kern w:val="0"/>
                <w:lang w:eastAsia="en-GB"/>
                <w14:ligatures w14:val="none"/>
              </w:rPr>
              <w:t>-</w:t>
            </w:r>
            <w:r w:rsidRPr="00BF662B">
              <w:rPr>
                <w:rFonts w:eastAsia="Times New Roman" w:cstheme="minorHAnsi"/>
                <w:kern w:val="0"/>
                <w:lang w:eastAsia="en-GB"/>
                <w14:ligatures w14:val="none"/>
              </w:rPr>
              <w:t xml:space="preserve">coded </w:t>
            </w:r>
            <w:r w:rsidR="00541AFC" w:rsidRPr="00BF662B">
              <w:rPr>
                <w:rFonts w:eastAsia="Times New Roman" w:cstheme="minorHAnsi"/>
                <w:kern w:val="0"/>
                <w:lang w:eastAsia="en-GB"/>
                <w14:ligatures w14:val="none"/>
              </w:rPr>
              <w:t>API account and must communicate via a</w:t>
            </w:r>
            <w:r w:rsidR="005C7592">
              <w:rPr>
                <w:rFonts w:eastAsia="Times New Roman" w:cstheme="minorHAnsi"/>
                <w:kern w:val="0"/>
                <w:lang w:eastAsia="en-GB"/>
                <w14:ligatures w14:val="none"/>
              </w:rPr>
              <w:t>n</w:t>
            </w:r>
            <w:r w:rsidR="00541AFC" w:rsidRPr="00BF662B">
              <w:rPr>
                <w:rFonts w:eastAsia="Times New Roman" w:cstheme="minorHAnsi"/>
                <w:kern w:val="0"/>
                <w:lang w:eastAsia="en-GB"/>
                <w14:ligatures w14:val="none"/>
              </w:rPr>
              <w:t xml:space="preserve"> </w:t>
            </w:r>
            <w:r w:rsidR="005C7592" w:rsidRPr="00BF662B">
              <w:rPr>
                <w:rFonts w:eastAsia="Times New Roman" w:cstheme="minorHAnsi"/>
                <w:kern w:val="0"/>
                <w:lang w:eastAsia="en-GB"/>
                <w14:ligatures w14:val="none"/>
              </w:rPr>
              <w:t>iPhone</w:t>
            </w:r>
            <w:r w:rsidR="00541AFC" w:rsidRPr="00BF662B">
              <w:rPr>
                <w:rFonts w:eastAsia="Times New Roman" w:cstheme="minorHAnsi"/>
                <w:kern w:val="0"/>
                <w:lang w:eastAsia="en-GB"/>
                <w14:ligatures w14:val="none"/>
              </w:rPr>
              <w:t>.</w:t>
            </w:r>
          </w:p>
        </w:tc>
      </w:tr>
    </w:tbl>
    <w:p w14:paraId="356901F2" w14:textId="0AF7AE6A" w:rsidR="00F46FAB" w:rsidRPr="00BF662B" w:rsidRDefault="00510241" w:rsidP="00510241">
      <w:pPr>
        <w:rPr>
          <w:rFonts w:eastAsiaTheme="majorEastAsia" w:cstheme="minorHAnsi"/>
          <w:spacing w:val="-10"/>
          <w:kern w:val="28"/>
          <w:sz w:val="56"/>
          <w:szCs w:val="56"/>
          <w14:ligatures w14:val="none"/>
        </w:rPr>
      </w:pPr>
      <w:r>
        <w:br w:type="page"/>
      </w:r>
    </w:p>
    <w:p w14:paraId="60E5E975" w14:textId="72EB1340" w:rsidR="00DC2131" w:rsidRPr="00BF662B" w:rsidRDefault="00DC2131" w:rsidP="00BD6ACB">
      <w:pPr>
        <w:pStyle w:val="Title"/>
        <w:jc w:val="both"/>
        <w:rPr>
          <w:rFonts w:asciiTheme="minorHAnsi" w:hAnsiTheme="minorHAnsi" w:cstheme="minorHAnsi"/>
        </w:rPr>
      </w:pPr>
      <w:r w:rsidRPr="00BF662B">
        <w:rPr>
          <w:rFonts w:asciiTheme="minorHAnsi" w:hAnsiTheme="minorHAnsi" w:cstheme="minorHAnsi"/>
        </w:rPr>
        <w:t>2</w:t>
      </w:r>
      <w:r w:rsidR="005C7592">
        <w:rPr>
          <w:rFonts w:asciiTheme="minorHAnsi" w:hAnsiTheme="minorHAnsi" w:cstheme="minorHAnsi"/>
        </w:rPr>
        <w:t xml:space="preserve"> -</w:t>
      </w:r>
      <w:r w:rsidRPr="00BF662B">
        <w:rPr>
          <w:rFonts w:asciiTheme="minorHAnsi" w:hAnsiTheme="minorHAnsi" w:cstheme="minorHAnsi"/>
        </w:rPr>
        <w:t xml:space="preserve"> </w:t>
      </w:r>
      <w:r w:rsidR="00311F6D" w:rsidRPr="00BF662B">
        <w:rPr>
          <w:rFonts w:asciiTheme="minorHAnsi" w:hAnsiTheme="minorHAnsi" w:cstheme="minorHAnsi"/>
        </w:rPr>
        <w:t xml:space="preserve">Solution </w:t>
      </w:r>
      <w:r w:rsidRPr="00BF662B">
        <w:rPr>
          <w:rFonts w:asciiTheme="minorHAnsi" w:hAnsiTheme="minorHAnsi" w:cstheme="minorHAnsi"/>
        </w:rPr>
        <w:t>Requirements:</w:t>
      </w:r>
    </w:p>
    <w:p w14:paraId="26FA14D6" w14:textId="474421C1" w:rsidR="006E4B35" w:rsidRPr="009E1382" w:rsidRDefault="006E4B35" w:rsidP="00BD6ACB">
      <w:pPr>
        <w:jc w:val="both"/>
      </w:pPr>
      <w:r>
        <w:t>This section contains a UML Diagram (section 2.1), the Functional (section 2.2), and Non-functional requirements (2.3), as well as risks associated with the VR Meditation Game</w:t>
      </w:r>
      <w:r w:rsidR="003D2BDE">
        <w:t xml:space="preserve"> (section 2.4)</w:t>
      </w:r>
      <w:r>
        <w:t xml:space="preserve">. These sections </w:t>
      </w:r>
      <w:r w:rsidR="003D2BDE">
        <w:t>explain</w:t>
      </w:r>
      <w:r>
        <w:t xml:space="preserve"> the primary system functionalities</w:t>
      </w:r>
      <w:r w:rsidR="004D5924">
        <w:t xml:space="preserve"> with a UML diagram</w:t>
      </w:r>
      <w:r>
        <w:t xml:space="preserve">, the requirements </w:t>
      </w:r>
      <w:r w:rsidR="000F764B">
        <w:t>and</w:t>
      </w:r>
      <w:r>
        <w:t xml:space="preserve"> non-functional </w:t>
      </w:r>
      <w:r w:rsidR="000F764B">
        <w:t>requirements for the system</w:t>
      </w:r>
      <w:r>
        <w:t xml:space="preserve">, and a risks section that identifies </w:t>
      </w:r>
      <w:r w:rsidR="000F764B">
        <w:t>potential issues</w:t>
      </w:r>
      <w:r>
        <w:t xml:space="preserve"> in development along with </w:t>
      </w:r>
      <w:r w:rsidR="00B440F1">
        <w:t>mitigation strategies.</w:t>
      </w:r>
    </w:p>
    <w:p w14:paraId="6AE90AB4" w14:textId="0AF8B170" w:rsidR="00C5746E" w:rsidRPr="00C5746E" w:rsidRDefault="004D5924" w:rsidP="00447A90">
      <w:pPr>
        <w:jc w:val="center"/>
      </w:pPr>
      <w:r>
        <w:rPr>
          <w:noProof/>
        </w:rPr>
        <w:drawing>
          <wp:inline distT="0" distB="0" distL="0" distR="0" wp14:anchorId="209586EE" wp14:editId="59987D94">
            <wp:extent cx="5307980" cy="3586679"/>
            <wp:effectExtent l="0" t="0" r="0" b="0"/>
            <wp:docPr id="1952073131" name="Picture 1952073131" descr="A diagram of a virtual re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73131" name="Picture 1" descr="A diagram of a virtual real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0105" cy="3723258"/>
                    </a:xfrm>
                    <a:prstGeom prst="rect">
                      <a:avLst/>
                    </a:prstGeom>
                  </pic:spPr>
                </pic:pic>
              </a:graphicData>
            </a:graphic>
          </wp:inline>
        </w:drawing>
      </w:r>
    </w:p>
    <w:p w14:paraId="6F3A1DD2" w14:textId="67A882F8" w:rsidR="00DC2131" w:rsidRPr="00BF662B" w:rsidRDefault="00E53AF6" w:rsidP="00BD6ACB">
      <w:pPr>
        <w:pStyle w:val="Heading1"/>
        <w:jc w:val="both"/>
        <w:rPr>
          <w:rFonts w:asciiTheme="minorHAnsi" w:hAnsiTheme="minorHAnsi" w:cstheme="minorHAnsi"/>
        </w:rPr>
      </w:pPr>
      <w:bookmarkStart w:id="15" w:name="_Toc151574576"/>
      <w:r w:rsidRPr="00BF662B">
        <w:rPr>
          <w:rFonts w:asciiTheme="minorHAnsi" w:hAnsiTheme="minorHAnsi" w:cstheme="minorHAnsi"/>
        </w:rPr>
        <w:t>2</w:t>
      </w:r>
      <w:r w:rsidR="003655D9" w:rsidRPr="00BF662B">
        <w:rPr>
          <w:rFonts w:asciiTheme="minorHAnsi" w:hAnsiTheme="minorHAnsi" w:cstheme="minorHAnsi"/>
        </w:rPr>
        <w:t>.</w:t>
      </w:r>
      <w:r w:rsidR="007B1CC2" w:rsidRPr="00BF662B">
        <w:rPr>
          <w:rFonts w:asciiTheme="minorHAnsi" w:hAnsiTheme="minorHAnsi" w:cstheme="minorHAnsi"/>
        </w:rPr>
        <w:t>1</w:t>
      </w:r>
      <w:r w:rsidRPr="00BF662B">
        <w:rPr>
          <w:rFonts w:asciiTheme="minorHAnsi" w:hAnsiTheme="minorHAnsi" w:cstheme="minorHAnsi"/>
        </w:rPr>
        <w:t xml:space="preserve"> Functional Requirements</w:t>
      </w:r>
      <w:bookmarkEnd w:id="15"/>
    </w:p>
    <w:p w14:paraId="2396E5D8" w14:textId="26E3F12E" w:rsidR="00DC2131" w:rsidRDefault="00DC2131" w:rsidP="0048646B">
      <w:pPr>
        <w:jc w:val="both"/>
      </w:pPr>
      <w:r>
        <w:t>Each requirement is assigned an importance level</w:t>
      </w:r>
      <w:r w:rsidR="00B07186">
        <w:t xml:space="preserve"> according to the </w:t>
      </w:r>
      <w:proofErr w:type="spellStart"/>
      <w:r w:rsidR="00B07186">
        <w:t>MoShCu</w:t>
      </w:r>
      <w:proofErr w:type="spellEnd"/>
      <w:r w:rsidR="00B07186">
        <w:t xml:space="preserve"> system; the</w:t>
      </w:r>
      <w:r>
        <w:t xml:space="preserve"> importance of each requirement is </w:t>
      </w:r>
      <w:r w:rsidR="00B07186">
        <w:t>summarised</w:t>
      </w:r>
      <w:r>
        <w:t xml:space="preserve"> below.</w:t>
      </w:r>
    </w:p>
    <w:tbl>
      <w:tblPr>
        <w:tblStyle w:val="TableGrid"/>
        <w:tblW w:w="0" w:type="auto"/>
        <w:tblInd w:w="349" w:type="dxa"/>
        <w:tblLook w:val="04A0" w:firstRow="1" w:lastRow="0" w:firstColumn="1" w:lastColumn="0" w:noHBand="0" w:noVBand="1"/>
      </w:tblPr>
      <w:tblGrid>
        <w:gridCol w:w="2660"/>
        <w:gridCol w:w="5670"/>
      </w:tblGrid>
      <w:tr w:rsidR="00DC2131" w14:paraId="3FB1EC2C" w14:textId="77777777">
        <w:tc>
          <w:tcPr>
            <w:tcW w:w="2660" w:type="dxa"/>
          </w:tcPr>
          <w:p w14:paraId="6EFC6050" w14:textId="77777777" w:rsidR="00DC2131" w:rsidRPr="00381D50" w:rsidRDefault="00DC2131" w:rsidP="00482ECB">
            <w:pPr>
              <w:jc w:val="both"/>
              <w:rPr>
                <w:b/>
                <w:sz w:val="40"/>
                <w:szCs w:val="40"/>
              </w:rPr>
            </w:pPr>
            <w:r w:rsidRPr="00381D50">
              <w:rPr>
                <w:b/>
                <w:sz w:val="40"/>
                <w:szCs w:val="40"/>
              </w:rPr>
              <w:t>Importance</w:t>
            </w:r>
          </w:p>
        </w:tc>
        <w:tc>
          <w:tcPr>
            <w:tcW w:w="5670" w:type="dxa"/>
          </w:tcPr>
          <w:p w14:paraId="6307DCE3" w14:textId="77777777" w:rsidR="00DC2131" w:rsidRPr="00381D50" w:rsidRDefault="00DC2131" w:rsidP="00482ECB">
            <w:pPr>
              <w:jc w:val="both"/>
              <w:rPr>
                <w:b/>
                <w:sz w:val="40"/>
                <w:szCs w:val="40"/>
              </w:rPr>
            </w:pPr>
            <w:r w:rsidRPr="00381D50">
              <w:rPr>
                <w:b/>
                <w:sz w:val="40"/>
                <w:szCs w:val="40"/>
              </w:rPr>
              <w:t>Requirements</w:t>
            </w:r>
          </w:p>
        </w:tc>
      </w:tr>
      <w:tr w:rsidR="00DC2131" w14:paraId="0917A8EE" w14:textId="77777777">
        <w:tc>
          <w:tcPr>
            <w:tcW w:w="2660" w:type="dxa"/>
            <w:vAlign w:val="center"/>
          </w:tcPr>
          <w:p w14:paraId="27BE298E" w14:textId="77777777" w:rsidR="00DC2131" w:rsidRPr="004A12D3" w:rsidRDefault="00DC2131" w:rsidP="00482ECB">
            <w:pPr>
              <w:jc w:val="both"/>
              <w:rPr>
                <w:color w:val="FF0000"/>
                <w:sz w:val="52"/>
                <w:szCs w:val="52"/>
              </w:rPr>
            </w:pPr>
            <w:r w:rsidRPr="004A12D3">
              <w:rPr>
                <w:color w:val="FF0000"/>
                <w:sz w:val="52"/>
                <w:szCs w:val="52"/>
              </w:rPr>
              <w:t>Must</w:t>
            </w:r>
          </w:p>
        </w:tc>
        <w:tc>
          <w:tcPr>
            <w:tcW w:w="5670" w:type="dxa"/>
          </w:tcPr>
          <w:p w14:paraId="454CF0B2" w14:textId="34F8E061" w:rsidR="00DC2131" w:rsidRDefault="00DC2131" w:rsidP="00482ECB">
            <w:pPr>
              <w:jc w:val="both"/>
            </w:pPr>
            <w:r>
              <w:rPr>
                <w:b/>
              </w:rPr>
              <w:t xml:space="preserve">FR 1.1 </w:t>
            </w:r>
            <w:r>
              <w:t>Heart</w:t>
            </w:r>
            <w:r w:rsidR="00F02BE9">
              <w:t xml:space="preserve"> R</w:t>
            </w:r>
            <w:r>
              <w:t xml:space="preserve">ate </w:t>
            </w:r>
            <w:r w:rsidR="00044614">
              <w:t xml:space="preserve">Tracking </w:t>
            </w:r>
            <w:r>
              <w:t>System.</w:t>
            </w:r>
          </w:p>
          <w:p w14:paraId="69D818D4" w14:textId="77777777" w:rsidR="002A0F88" w:rsidRDefault="002A0F88" w:rsidP="00482ECB">
            <w:pPr>
              <w:jc w:val="both"/>
            </w:pPr>
            <w:r>
              <w:rPr>
                <w:b/>
              </w:rPr>
              <w:t xml:space="preserve">FR 1.3 </w:t>
            </w:r>
            <w:r>
              <w:t>Detailed Plant Growth System.</w:t>
            </w:r>
          </w:p>
          <w:p w14:paraId="5313DA74" w14:textId="76630041" w:rsidR="0005377D" w:rsidRDefault="0005377D" w:rsidP="00482ECB">
            <w:pPr>
              <w:jc w:val="both"/>
            </w:pPr>
            <w:r>
              <w:rPr>
                <w:b/>
              </w:rPr>
              <w:t xml:space="preserve">FR 2.2 </w:t>
            </w:r>
            <w:r>
              <w:t>Low Poly Meditation Environment</w:t>
            </w:r>
            <w:r w:rsidR="00A9759C">
              <w:t>.</w:t>
            </w:r>
          </w:p>
          <w:p w14:paraId="33BABAC6" w14:textId="6903900E" w:rsidR="00DC2131" w:rsidRDefault="00DC2131" w:rsidP="00482ECB">
            <w:pPr>
              <w:jc w:val="both"/>
            </w:pPr>
            <w:r w:rsidRPr="00381D50">
              <w:rPr>
                <w:b/>
              </w:rPr>
              <w:t>FR 3.2</w:t>
            </w:r>
            <w:r w:rsidRPr="00381D50">
              <w:t xml:space="preserve"> Secondary User Config</w:t>
            </w:r>
            <w:r w:rsidR="00A9759C">
              <w:t>.</w:t>
            </w:r>
          </w:p>
          <w:p w14:paraId="1D9C1D2A" w14:textId="54127087" w:rsidR="00DC2131" w:rsidRPr="00C546D2" w:rsidRDefault="00DC2131" w:rsidP="00482ECB">
            <w:pPr>
              <w:jc w:val="both"/>
            </w:pPr>
            <w:r w:rsidRPr="00381D50">
              <w:rPr>
                <w:b/>
              </w:rPr>
              <w:t>FR 3.5</w:t>
            </w:r>
            <w:r w:rsidRPr="00381D50">
              <w:t xml:space="preserve"> User Telemetry Stored in </w:t>
            </w:r>
            <w:r w:rsidR="00A9759C">
              <w:t>File.</w:t>
            </w:r>
          </w:p>
        </w:tc>
      </w:tr>
      <w:tr w:rsidR="00DC2131" w14:paraId="5B015FFA" w14:textId="77777777">
        <w:tc>
          <w:tcPr>
            <w:tcW w:w="2660" w:type="dxa"/>
            <w:vAlign w:val="center"/>
          </w:tcPr>
          <w:p w14:paraId="6BB86FAD" w14:textId="77777777" w:rsidR="00DC2131" w:rsidRPr="004A12D3" w:rsidRDefault="00DC2131" w:rsidP="00482ECB">
            <w:pPr>
              <w:jc w:val="both"/>
              <w:rPr>
                <w:color w:val="FFC000"/>
                <w:sz w:val="52"/>
                <w:szCs w:val="52"/>
              </w:rPr>
            </w:pPr>
            <w:r w:rsidRPr="004A12D3">
              <w:rPr>
                <w:color w:val="FFC000"/>
                <w:sz w:val="52"/>
                <w:szCs w:val="52"/>
              </w:rPr>
              <w:t>Should</w:t>
            </w:r>
          </w:p>
        </w:tc>
        <w:tc>
          <w:tcPr>
            <w:tcW w:w="5670" w:type="dxa"/>
          </w:tcPr>
          <w:p w14:paraId="1DA1290D" w14:textId="5863B781" w:rsidR="00DC2131" w:rsidRDefault="00DC2131" w:rsidP="00482ECB">
            <w:pPr>
              <w:jc w:val="both"/>
            </w:pPr>
            <w:r>
              <w:rPr>
                <w:b/>
              </w:rPr>
              <w:t xml:space="preserve">FR 1.2 </w:t>
            </w:r>
            <w:r>
              <w:t xml:space="preserve">Single Script to run </w:t>
            </w:r>
            <w:r w:rsidR="005D162A">
              <w:t xml:space="preserve">the </w:t>
            </w:r>
            <w:r>
              <w:t>software.</w:t>
            </w:r>
          </w:p>
          <w:p w14:paraId="71FB73A5" w14:textId="77777777" w:rsidR="00DC2131" w:rsidRDefault="00DC2131" w:rsidP="00482ECB">
            <w:pPr>
              <w:jc w:val="both"/>
            </w:pPr>
            <w:r>
              <w:rPr>
                <w:b/>
              </w:rPr>
              <w:t xml:space="preserve">FR 2.1 </w:t>
            </w:r>
            <w:r>
              <w:t>Visual Meditation Guide.</w:t>
            </w:r>
          </w:p>
          <w:p w14:paraId="7EFC8E1A" w14:textId="58E6F165" w:rsidR="00DC2131" w:rsidRDefault="00DC2131" w:rsidP="00482ECB">
            <w:pPr>
              <w:jc w:val="both"/>
            </w:pPr>
            <w:r>
              <w:rPr>
                <w:b/>
              </w:rPr>
              <w:t xml:space="preserve">FR 2.3 </w:t>
            </w:r>
            <w:r w:rsidR="00427FEA">
              <w:t>Multiple</w:t>
            </w:r>
            <w:r w:rsidR="0005377D">
              <w:t xml:space="preserve"> Poly Meditation Environment</w:t>
            </w:r>
            <w:r w:rsidR="00427FEA">
              <w:t>s</w:t>
            </w:r>
            <w:r w:rsidR="00A9759C">
              <w:t>.</w:t>
            </w:r>
          </w:p>
          <w:p w14:paraId="39E470A2" w14:textId="5725662C" w:rsidR="00DC2131" w:rsidRDefault="00DC2131" w:rsidP="00482ECB">
            <w:pPr>
              <w:jc w:val="both"/>
            </w:pPr>
            <w:r w:rsidRPr="00381D50">
              <w:rPr>
                <w:b/>
              </w:rPr>
              <w:t>FR 2.</w:t>
            </w:r>
            <w:r w:rsidR="00F0039C">
              <w:rPr>
                <w:b/>
              </w:rPr>
              <w:t>4</w:t>
            </w:r>
            <w:r w:rsidRPr="00381D50">
              <w:t xml:space="preserve"> Music and Atmospheric Sound</w:t>
            </w:r>
            <w:r w:rsidR="00A9759C">
              <w:t>.</w:t>
            </w:r>
          </w:p>
          <w:p w14:paraId="0BC1D3FE" w14:textId="574D8032" w:rsidR="00DC2131" w:rsidRDefault="00DC2131" w:rsidP="00482ECB">
            <w:pPr>
              <w:jc w:val="both"/>
            </w:pPr>
            <w:r w:rsidRPr="00381D50">
              <w:rPr>
                <w:b/>
              </w:rPr>
              <w:t>FR 2.</w:t>
            </w:r>
            <w:r w:rsidR="00F0039C">
              <w:rPr>
                <w:b/>
              </w:rPr>
              <w:t>5</w:t>
            </w:r>
            <w:r w:rsidRPr="00381D50">
              <w:t xml:space="preserve"> Audio Meditation Guidance</w:t>
            </w:r>
            <w:r w:rsidR="00A9759C">
              <w:t>.</w:t>
            </w:r>
          </w:p>
          <w:p w14:paraId="453D4809" w14:textId="08726F58" w:rsidR="00DC2131" w:rsidRPr="00381D50" w:rsidRDefault="00DC2131" w:rsidP="00482ECB">
            <w:pPr>
              <w:jc w:val="both"/>
            </w:pPr>
            <w:r w:rsidRPr="00381D50">
              <w:rPr>
                <w:b/>
              </w:rPr>
              <w:t>FR 3.1</w:t>
            </w:r>
            <w:r w:rsidRPr="00381D50">
              <w:t xml:space="preserve"> Detailed VR User Telemetry</w:t>
            </w:r>
            <w:r w:rsidR="00A9759C">
              <w:t>.</w:t>
            </w:r>
          </w:p>
        </w:tc>
      </w:tr>
      <w:tr w:rsidR="00DC2131" w14:paraId="0784DAD9" w14:textId="77777777">
        <w:tc>
          <w:tcPr>
            <w:tcW w:w="2660" w:type="dxa"/>
            <w:vAlign w:val="center"/>
          </w:tcPr>
          <w:p w14:paraId="5ECBEA70" w14:textId="77777777" w:rsidR="00DC2131" w:rsidRPr="004A12D3" w:rsidRDefault="00DC2131" w:rsidP="00482ECB">
            <w:pPr>
              <w:jc w:val="both"/>
              <w:rPr>
                <w:color w:val="00B050"/>
                <w:sz w:val="52"/>
                <w:szCs w:val="52"/>
              </w:rPr>
            </w:pPr>
            <w:r w:rsidRPr="01C6B4AE">
              <w:rPr>
                <w:color w:val="00B050"/>
                <w:sz w:val="52"/>
                <w:szCs w:val="52"/>
              </w:rPr>
              <w:t>Could</w:t>
            </w:r>
          </w:p>
        </w:tc>
        <w:tc>
          <w:tcPr>
            <w:tcW w:w="5670" w:type="dxa"/>
          </w:tcPr>
          <w:p w14:paraId="30E633BE" w14:textId="1487991B" w:rsidR="00D818AA" w:rsidRPr="00D818AA" w:rsidRDefault="00D818AA" w:rsidP="00482ECB">
            <w:pPr>
              <w:jc w:val="both"/>
            </w:pPr>
            <w:r>
              <w:rPr>
                <w:b/>
              </w:rPr>
              <w:t xml:space="preserve">FR 2.6 </w:t>
            </w:r>
            <w:r>
              <w:t>Detailed User Movement Around Environment.</w:t>
            </w:r>
          </w:p>
          <w:p w14:paraId="4FEDA4C0" w14:textId="59FBEDFF" w:rsidR="00DC2131" w:rsidRDefault="00DC2131" w:rsidP="00482ECB">
            <w:pPr>
              <w:jc w:val="both"/>
            </w:pPr>
            <w:r w:rsidRPr="00381D50">
              <w:rPr>
                <w:b/>
              </w:rPr>
              <w:t>FR 3.3</w:t>
            </w:r>
            <w:r w:rsidRPr="00381D50">
              <w:t xml:space="preserve"> User self-reflective Data</w:t>
            </w:r>
            <w:r w:rsidR="00A9759C">
              <w:t>.</w:t>
            </w:r>
          </w:p>
          <w:p w14:paraId="6AD64053" w14:textId="3B93131C" w:rsidR="00DC2131" w:rsidRDefault="00DC2131" w:rsidP="00482ECB">
            <w:pPr>
              <w:jc w:val="both"/>
            </w:pPr>
            <w:r w:rsidRPr="00381D50">
              <w:rPr>
                <w:b/>
              </w:rPr>
              <w:t>FR 3.4</w:t>
            </w:r>
            <w:r w:rsidRPr="00381D50">
              <w:t xml:space="preserve"> Secondary Biometrics Data</w:t>
            </w:r>
            <w:r w:rsidR="00A9759C">
              <w:t>.</w:t>
            </w:r>
          </w:p>
          <w:p w14:paraId="386EA38B" w14:textId="1450F530" w:rsidR="00DC2131" w:rsidRDefault="00DC2131" w:rsidP="00482ECB">
            <w:pPr>
              <w:jc w:val="both"/>
            </w:pPr>
            <w:r w:rsidRPr="00381D50">
              <w:rPr>
                <w:b/>
              </w:rPr>
              <w:t>FR 3.6</w:t>
            </w:r>
            <w:r w:rsidRPr="00381D50">
              <w:t xml:space="preserve"> Data Analysis System</w:t>
            </w:r>
            <w:r w:rsidR="00A9759C">
              <w:t>.</w:t>
            </w:r>
          </w:p>
        </w:tc>
      </w:tr>
    </w:tbl>
    <w:p w14:paraId="40783806" w14:textId="7EF6FDAC" w:rsidR="00DC2131" w:rsidRPr="00BF662B" w:rsidRDefault="003655D9" w:rsidP="00BD6ACB">
      <w:pPr>
        <w:pStyle w:val="Heading2"/>
        <w:jc w:val="both"/>
        <w:rPr>
          <w:rFonts w:asciiTheme="minorHAnsi" w:hAnsiTheme="minorHAnsi" w:cstheme="minorHAnsi"/>
        </w:rPr>
      </w:pPr>
      <w:bookmarkStart w:id="16" w:name="_Toc151574577"/>
      <w:r w:rsidRPr="00BF662B">
        <w:rPr>
          <w:rFonts w:asciiTheme="minorHAnsi" w:hAnsiTheme="minorHAnsi" w:cstheme="minorHAnsi"/>
        </w:rPr>
        <w:t>2.1.1 System Requirements</w:t>
      </w:r>
      <w:bookmarkEnd w:id="16"/>
    </w:p>
    <w:p w14:paraId="5F0A0D38" w14:textId="408E21E4" w:rsidR="00DC2131" w:rsidRPr="00C52299" w:rsidRDefault="00DC2131" w:rsidP="00BD6ACB">
      <w:pPr>
        <w:jc w:val="both"/>
      </w:pPr>
      <w:r>
        <w:t>This section is for requirements related to the system, how the system runs</w:t>
      </w:r>
      <w:r w:rsidR="004C6204">
        <w:t>,</w:t>
      </w:r>
      <w:r>
        <w:t xml:space="preserve"> and features to improve the system.</w:t>
      </w: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3147"/>
        <w:gridCol w:w="2410"/>
        <w:gridCol w:w="2551"/>
      </w:tblGrid>
      <w:tr w:rsidR="00A81FAC" w:rsidRPr="003B483A" w14:paraId="35D20FA6" w14:textId="77777777" w:rsidTr="00682648">
        <w:trPr>
          <w:trHeight w:val="332"/>
        </w:trPr>
        <w:tc>
          <w:tcPr>
            <w:tcW w:w="5245" w:type="dxa"/>
            <w:gridSpan w:val="2"/>
            <w:vAlign w:val="center"/>
          </w:tcPr>
          <w:p w14:paraId="1FAA001A" w14:textId="4336A0F8" w:rsidR="00DC2131" w:rsidRPr="004C6204" w:rsidRDefault="00DC2131" w:rsidP="00B0419E">
            <w:pPr>
              <w:spacing w:after="0" w:line="240" w:lineRule="auto"/>
              <w:jc w:val="both"/>
              <w:rPr>
                <w:b/>
              </w:rPr>
            </w:pPr>
            <w:r w:rsidRPr="004C6204">
              <w:rPr>
                <w:b/>
              </w:rPr>
              <w:t>FR 1.1 Heart</w:t>
            </w:r>
            <w:r w:rsidR="00F02BE9">
              <w:rPr>
                <w:b/>
              </w:rPr>
              <w:t xml:space="preserve"> R</w:t>
            </w:r>
            <w:r w:rsidRPr="004C6204">
              <w:rPr>
                <w:b/>
              </w:rPr>
              <w:t xml:space="preserve">ate </w:t>
            </w:r>
            <w:r w:rsidR="00A20813">
              <w:rPr>
                <w:b/>
              </w:rPr>
              <w:t xml:space="preserve">Tracking </w:t>
            </w:r>
            <w:r w:rsidRPr="004C6204">
              <w:rPr>
                <w:b/>
              </w:rPr>
              <w:t>System</w:t>
            </w:r>
          </w:p>
        </w:tc>
        <w:tc>
          <w:tcPr>
            <w:tcW w:w="2410" w:type="dxa"/>
            <w:vAlign w:val="center"/>
          </w:tcPr>
          <w:p w14:paraId="57D2A85B" w14:textId="77777777" w:rsidR="00DC2131" w:rsidRPr="004C6204" w:rsidRDefault="00DC2131" w:rsidP="00B0419E">
            <w:pPr>
              <w:spacing w:after="0" w:line="240" w:lineRule="auto"/>
              <w:jc w:val="both"/>
              <w:rPr>
                <w:b/>
              </w:rPr>
            </w:pPr>
            <w:r w:rsidRPr="004C6204">
              <w:rPr>
                <w:b/>
              </w:rPr>
              <w:t>Ben</w:t>
            </w:r>
          </w:p>
        </w:tc>
        <w:tc>
          <w:tcPr>
            <w:tcW w:w="2551" w:type="dxa"/>
            <w:vAlign w:val="center"/>
          </w:tcPr>
          <w:p w14:paraId="47918CC4" w14:textId="77777777" w:rsidR="00DC2131" w:rsidRPr="004C6204" w:rsidRDefault="00DC2131" w:rsidP="00B0419E">
            <w:pPr>
              <w:spacing w:after="0" w:line="240" w:lineRule="auto"/>
              <w:rPr>
                <w:b/>
              </w:rPr>
            </w:pPr>
            <w:r w:rsidRPr="004C6204">
              <w:rPr>
                <w:b/>
                <w:color w:val="FF0000"/>
              </w:rPr>
              <w:t>Must</w:t>
            </w:r>
          </w:p>
        </w:tc>
      </w:tr>
      <w:tr w:rsidR="00F309D9" w:rsidRPr="003B483A" w14:paraId="7252AE37" w14:textId="77777777" w:rsidTr="004C6204">
        <w:trPr>
          <w:trHeight w:val="582"/>
        </w:trPr>
        <w:tc>
          <w:tcPr>
            <w:tcW w:w="2098" w:type="dxa"/>
            <w:vAlign w:val="center"/>
          </w:tcPr>
          <w:p w14:paraId="56AF21FA" w14:textId="77777777" w:rsidR="00DC2131" w:rsidRPr="004C6204" w:rsidRDefault="00DC2131" w:rsidP="00B0419E">
            <w:pPr>
              <w:spacing w:after="0" w:line="240" w:lineRule="auto"/>
              <w:jc w:val="both"/>
              <w:rPr>
                <w:b/>
              </w:rPr>
            </w:pPr>
            <w:r w:rsidRPr="004C6204">
              <w:rPr>
                <w:b/>
              </w:rPr>
              <w:t>Description</w:t>
            </w:r>
          </w:p>
        </w:tc>
        <w:tc>
          <w:tcPr>
            <w:tcW w:w="8108" w:type="dxa"/>
            <w:gridSpan w:val="3"/>
          </w:tcPr>
          <w:p w14:paraId="17B76963" w14:textId="1F94A754" w:rsidR="004E7D2A" w:rsidRPr="004C6204" w:rsidRDefault="004E7D2A" w:rsidP="00B0419E">
            <w:pPr>
              <w:spacing w:after="0" w:line="240" w:lineRule="auto"/>
              <w:jc w:val="both"/>
            </w:pPr>
            <w:r>
              <w:t>The user’s heart rate is tracked</w:t>
            </w:r>
            <w:r w:rsidR="004124F0">
              <w:t xml:space="preserve"> and sent </w:t>
            </w:r>
            <w:r w:rsidR="00DC2131" w:rsidRPr="004C6204">
              <w:t>directly to the computer that the VR program is running on</w:t>
            </w:r>
            <w:r w:rsidR="00902CC6" w:rsidRPr="004C6204">
              <w:t>.</w:t>
            </w:r>
          </w:p>
        </w:tc>
      </w:tr>
      <w:tr w:rsidR="0030486C" w:rsidRPr="003B483A" w14:paraId="3353DB12" w14:textId="77777777" w:rsidTr="00682648">
        <w:trPr>
          <w:trHeight w:val="387"/>
        </w:trPr>
        <w:tc>
          <w:tcPr>
            <w:tcW w:w="2098" w:type="dxa"/>
            <w:vAlign w:val="center"/>
          </w:tcPr>
          <w:p w14:paraId="68F2571C" w14:textId="77777777" w:rsidR="00DC2131" w:rsidRPr="004C6204" w:rsidRDefault="00DC2131" w:rsidP="00B0419E">
            <w:pPr>
              <w:spacing w:after="0" w:line="240" w:lineRule="auto"/>
              <w:jc w:val="both"/>
              <w:rPr>
                <w:b/>
              </w:rPr>
            </w:pPr>
            <w:r w:rsidRPr="004C6204">
              <w:rPr>
                <w:b/>
              </w:rPr>
              <w:t>Dependencies</w:t>
            </w:r>
          </w:p>
        </w:tc>
        <w:tc>
          <w:tcPr>
            <w:tcW w:w="8108" w:type="dxa"/>
            <w:gridSpan w:val="3"/>
          </w:tcPr>
          <w:p w14:paraId="3404B300" w14:textId="4C334850" w:rsidR="00DC2131" w:rsidRPr="004C6204" w:rsidRDefault="00FB1583" w:rsidP="00B0419E">
            <w:pPr>
              <w:spacing w:after="0" w:line="240" w:lineRule="auto"/>
              <w:jc w:val="both"/>
            </w:pPr>
            <w:r w:rsidRPr="004C6204">
              <w:t>N/A</w:t>
            </w:r>
          </w:p>
        </w:tc>
      </w:tr>
      <w:tr w:rsidR="00F309D9" w:rsidRPr="003B483A" w14:paraId="45B97830" w14:textId="77777777" w:rsidTr="004C6204">
        <w:trPr>
          <w:trHeight w:val="582"/>
        </w:trPr>
        <w:tc>
          <w:tcPr>
            <w:tcW w:w="2098" w:type="dxa"/>
            <w:vAlign w:val="center"/>
          </w:tcPr>
          <w:p w14:paraId="330813BD" w14:textId="77777777" w:rsidR="00DC2131" w:rsidRPr="004C6204" w:rsidRDefault="00DC2131" w:rsidP="00B0419E">
            <w:pPr>
              <w:spacing w:after="0" w:line="240" w:lineRule="auto"/>
              <w:jc w:val="both"/>
              <w:rPr>
                <w:b/>
              </w:rPr>
            </w:pPr>
            <w:r w:rsidRPr="004C6204">
              <w:rPr>
                <w:b/>
              </w:rPr>
              <w:t>Expected Results</w:t>
            </w:r>
          </w:p>
        </w:tc>
        <w:tc>
          <w:tcPr>
            <w:tcW w:w="8108" w:type="dxa"/>
            <w:gridSpan w:val="3"/>
          </w:tcPr>
          <w:p w14:paraId="57E9F71A" w14:textId="10208DFD" w:rsidR="00DC2131" w:rsidRPr="004C6204" w:rsidRDefault="00DC2131" w:rsidP="00B0419E">
            <w:pPr>
              <w:spacing w:after="0" w:line="240" w:lineRule="auto"/>
              <w:jc w:val="both"/>
            </w:pPr>
            <w:r w:rsidRPr="004C6204">
              <w:t xml:space="preserve">The </w:t>
            </w:r>
            <w:r w:rsidR="00AA4C77">
              <w:t>heart</w:t>
            </w:r>
            <w:r w:rsidR="00F02BE9">
              <w:t xml:space="preserve"> </w:t>
            </w:r>
            <w:r w:rsidR="00AA4C77">
              <w:t>rate</w:t>
            </w:r>
            <w:r w:rsidRPr="004C6204">
              <w:t xml:space="preserve"> tracking system connects easily to the computer </w:t>
            </w:r>
            <w:r w:rsidR="005D162A" w:rsidRPr="004C6204">
              <w:t xml:space="preserve">on </w:t>
            </w:r>
            <w:r w:rsidRPr="004C6204">
              <w:t xml:space="preserve">which the VR program is running to remove proprietary systems in-between that are used to send data to the computer. </w:t>
            </w:r>
            <w:r w:rsidR="00E36B73" w:rsidRPr="004C6204">
              <w:t>T</w:t>
            </w:r>
            <w:r w:rsidRPr="004C6204">
              <w:t>he program</w:t>
            </w:r>
            <w:r w:rsidR="00E36B73" w:rsidRPr="004C6204">
              <w:t xml:space="preserve"> should</w:t>
            </w:r>
            <w:r w:rsidRPr="004C6204">
              <w:t xml:space="preserve"> </w:t>
            </w:r>
            <w:r w:rsidR="00AA4C77">
              <w:t>run</w:t>
            </w:r>
            <w:r w:rsidRPr="004C6204">
              <w:t xml:space="preserve"> without the need for</w:t>
            </w:r>
            <w:r w:rsidR="00E36B73" w:rsidRPr="004C6204">
              <w:t xml:space="preserve"> specific</w:t>
            </w:r>
            <w:r w:rsidRPr="004C6204">
              <w:t xml:space="preserve"> accounts or software on any intermediary systems</w:t>
            </w:r>
            <w:r w:rsidR="00AD53C9">
              <w:t>.</w:t>
            </w:r>
          </w:p>
        </w:tc>
      </w:tr>
      <w:tr w:rsidR="00F309D9" w:rsidRPr="003B483A" w14:paraId="38FFD4D6" w14:textId="77777777" w:rsidTr="004C6204">
        <w:trPr>
          <w:trHeight w:val="582"/>
        </w:trPr>
        <w:tc>
          <w:tcPr>
            <w:tcW w:w="2098" w:type="dxa"/>
            <w:vAlign w:val="center"/>
          </w:tcPr>
          <w:p w14:paraId="774497CF" w14:textId="77777777" w:rsidR="00DC2131" w:rsidRPr="004C6204" w:rsidRDefault="00DC2131" w:rsidP="00B0419E">
            <w:pPr>
              <w:spacing w:after="0" w:line="240" w:lineRule="auto"/>
              <w:jc w:val="both"/>
              <w:rPr>
                <w:b/>
              </w:rPr>
            </w:pPr>
            <w:r w:rsidRPr="004C6204">
              <w:rPr>
                <w:b/>
              </w:rPr>
              <w:t>Exception Handling</w:t>
            </w:r>
          </w:p>
        </w:tc>
        <w:tc>
          <w:tcPr>
            <w:tcW w:w="8108" w:type="dxa"/>
            <w:gridSpan w:val="3"/>
          </w:tcPr>
          <w:p w14:paraId="7427E16C" w14:textId="24545858" w:rsidR="00DC2131" w:rsidRPr="004C6204" w:rsidRDefault="00DC2131" w:rsidP="00B0419E">
            <w:pPr>
              <w:spacing w:after="0" w:line="240" w:lineRule="auto"/>
              <w:jc w:val="both"/>
            </w:pPr>
            <w:r w:rsidRPr="004C6204">
              <w:t xml:space="preserve">The software should handle errors when the </w:t>
            </w:r>
            <w:r w:rsidR="00F02BE9">
              <w:t xml:space="preserve">heart rate tracker is not configured or is </w:t>
            </w:r>
            <w:r w:rsidRPr="004C6204">
              <w:t>not being worn.</w:t>
            </w:r>
          </w:p>
        </w:tc>
      </w:tr>
    </w:tbl>
    <w:p w14:paraId="4994DF19" w14:textId="77777777" w:rsidR="00DC2131" w:rsidRDefault="00DC2131" w:rsidP="00BD6ACB">
      <w:pPr>
        <w:jc w:val="both"/>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3147"/>
        <w:gridCol w:w="2410"/>
        <w:gridCol w:w="2551"/>
      </w:tblGrid>
      <w:tr w:rsidR="0030486C" w:rsidRPr="003B483A" w14:paraId="223AA51C" w14:textId="77777777" w:rsidTr="00682648">
        <w:trPr>
          <w:trHeight w:val="357"/>
        </w:trPr>
        <w:tc>
          <w:tcPr>
            <w:tcW w:w="5245" w:type="dxa"/>
            <w:gridSpan w:val="2"/>
            <w:vAlign w:val="center"/>
          </w:tcPr>
          <w:p w14:paraId="6F3F9540" w14:textId="0EB0F410" w:rsidR="00DC2131" w:rsidRPr="004C6204" w:rsidRDefault="00DC2131" w:rsidP="00B0419E">
            <w:pPr>
              <w:spacing w:after="0" w:line="240" w:lineRule="auto"/>
              <w:jc w:val="both"/>
              <w:rPr>
                <w:b/>
              </w:rPr>
            </w:pPr>
            <w:r w:rsidRPr="004C6204">
              <w:rPr>
                <w:b/>
              </w:rPr>
              <w:t xml:space="preserve">FR 1.2 Single Script to </w:t>
            </w:r>
            <w:r w:rsidR="005368C7">
              <w:rPr>
                <w:b/>
              </w:rPr>
              <w:t>start</w:t>
            </w:r>
            <w:r w:rsidR="005368C7" w:rsidRPr="004C6204">
              <w:rPr>
                <w:b/>
              </w:rPr>
              <w:t xml:space="preserve"> </w:t>
            </w:r>
            <w:r w:rsidRPr="004C6204">
              <w:rPr>
                <w:b/>
              </w:rPr>
              <w:t>software</w:t>
            </w:r>
          </w:p>
        </w:tc>
        <w:tc>
          <w:tcPr>
            <w:tcW w:w="2410" w:type="dxa"/>
            <w:vAlign w:val="center"/>
          </w:tcPr>
          <w:p w14:paraId="754DA9EA" w14:textId="77777777" w:rsidR="00DC2131" w:rsidRPr="004C6204" w:rsidRDefault="00DC2131" w:rsidP="00B0419E">
            <w:pPr>
              <w:spacing w:after="0" w:line="240" w:lineRule="auto"/>
              <w:jc w:val="both"/>
              <w:rPr>
                <w:b/>
              </w:rPr>
            </w:pPr>
            <w:r w:rsidRPr="004C6204">
              <w:rPr>
                <w:b/>
              </w:rPr>
              <w:t>Ben</w:t>
            </w:r>
          </w:p>
        </w:tc>
        <w:tc>
          <w:tcPr>
            <w:tcW w:w="2551" w:type="dxa"/>
            <w:vAlign w:val="center"/>
          </w:tcPr>
          <w:p w14:paraId="3F7C64FA" w14:textId="77777777" w:rsidR="00DC2131" w:rsidRPr="004C6204" w:rsidRDefault="00DC2131" w:rsidP="00B0419E">
            <w:pPr>
              <w:spacing w:after="0" w:line="240" w:lineRule="auto"/>
              <w:jc w:val="both"/>
              <w:rPr>
                <w:b/>
              </w:rPr>
            </w:pPr>
            <w:r w:rsidRPr="004C6204">
              <w:rPr>
                <w:b/>
                <w:color w:val="FFC000"/>
              </w:rPr>
              <w:t>Should</w:t>
            </w:r>
          </w:p>
        </w:tc>
      </w:tr>
      <w:tr w:rsidR="00CD05E5" w:rsidRPr="003B483A" w14:paraId="090B5C1F" w14:textId="77777777" w:rsidTr="00A20813">
        <w:trPr>
          <w:trHeight w:val="582"/>
        </w:trPr>
        <w:tc>
          <w:tcPr>
            <w:tcW w:w="2098" w:type="dxa"/>
            <w:vAlign w:val="center"/>
          </w:tcPr>
          <w:p w14:paraId="3EDCF84A" w14:textId="77777777" w:rsidR="00DC2131" w:rsidRPr="004C6204" w:rsidRDefault="00DC2131" w:rsidP="00B0419E">
            <w:pPr>
              <w:spacing w:after="0" w:line="240" w:lineRule="auto"/>
              <w:jc w:val="both"/>
              <w:rPr>
                <w:b/>
              </w:rPr>
            </w:pPr>
            <w:r w:rsidRPr="004C6204">
              <w:rPr>
                <w:b/>
              </w:rPr>
              <w:t>Description</w:t>
            </w:r>
          </w:p>
        </w:tc>
        <w:tc>
          <w:tcPr>
            <w:tcW w:w="8108" w:type="dxa"/>
            <w:gridSpan w:val="3"/>
          </w:tcPr>
          <w:p w14:paraId="3E2E15E9" w14:textId="7C5DC6CC" w:rsidR="00DC2131" w:rsidRPr="004C6204" w:rsidRDefault="00DC2131" w:rsidP="00B0419E">
            <w:pPr>
              <w:spacing w:after="0" w:line="240" w:lineRule="auto"/>
              <w:jc w:val="both"/>
            </w:pPr>
            <w:r w:rsidRPr="004C6204">
              <w:t xml:space="preserve">There is a single script </w:t>
            </w:r>
            <w:r w:rsidR="005D162A" w:rsidRPr="004C6204">
              <w:t>that</w:t>
            </w:r>
            <w:r w:rsidRPr="004C6204">
              <w:t xml:space="preserve"> can be executed to run all software needed for the VR</w:t>
            </w:r>
            <w:r w:rsidR="00814D02" w:rsidRPr="004C6204">
              <w:t xml:space="preserve"> Meditation software to run</w:t>
            </w:r>
            <w:r w:rsidRPr="004C6204">
              <w:t>.</w:t>
            </w:r>
          </w:p>
        </w:tc>
      </w:tr>
      <w:tr w:rsidR="00F309D9" w:rsidRPr="003B483A" w14:paraId="439FEDAD" w14:textId="77777777" w:rsidTr="00682648">
        <w:trPr>
          <w:trHeight w:val="383"/>
        </w:trPr>
        <w:tc>
          <w:tcPr>
            <w:tcW w:w="2098" w:type="dxa"/>
            <w:vAlign w:val="center"/>
          </w:tcPr>
          <w:p w14:paraId="13D9C7E3" w14:textId="77777777" w:rsidR="00DC2131" w:rsidRPr="004C6204" w:rsidRDefault="00DC2131" w:rsidP="00B0419E">
            <w:pPr>
              <w:spacing w:after="0" w:line="240" w:lineRule="auto"/>
              <w:jc w:val="both"/>
              <w:rPr>
                <w:b/>
              </w:rPr>
            </w:pPr>
            <w:r w:rsidRPr="004C6204">
              <w:rPr>
                <w:b/>
              </w:rPr>
              <w:t>Dependencies</w:t>
            </w:r>
          </w:p>
        </w:tc>
        <w:tc>
          <w:tcPr>
            <w:tcW w:w="8108" w:type="dxa"/>
            <w:gridSpan w:val="3"/>
          </w:tcPr>
          <w:p w14:paraId="24D612E7" w14:textId="12DDE544" w:rsidR="00DC2131" w:rsidRPr="004C6204" w:rsidRDefault="00FB1583" w:rsidP="00B0419E">
            <w:pPr>
              <w:spacing w:after="0" w:line="240" w:lineRule="auto"/>
              <w:jc w:val="both"/>
            </w:pPr>
            <w:r w:rsidRPr="004C6204">
              <w:t>N/A</w:t>
            </w:r>
          </w:p>
        </w:tc>
      </w:tr>
      <w:tr w:rsidR="00CD05E5" w:rsidRPr="003B483A" w14:paraId="40AEDE0C" w14:textId="77777777" w:rsidTr="00A20813">
        <w:trPr>
          <w:trHeight w:val="582"/>
        </w:trPr>
        <w:tc>
          <w:tcPr>
            <w:tcW w:w="2098" w:type="dxa"/>
            <w:vAlign w:val="center"/>
          </w:tcPr>
          <w:p w14:paraId="696DE3CE" w14:textId="77777777" w:rsidR="00DC2131" w:rsidRPr="004C6204" w:rsidRDefault="00DC2131" w:rsidP="00B0419E">
            <w:pPr>
              <w:spacing w:after="0" w:line="240" w:lineRule="auto"/>
              <w:jc w:val="both"/>
              <w:rPr>
                <w:b/>
              </w:rPr>
            </w:pPr>
            <w:r w:rsidRPr="004C6204">
              <w:rPr>
                <w:b/>
              </w:rPr>
              <w:t>Expected Results</w:t>
            </w:r>
          </w:p>
        </w:tc>
        <w:tc>
          <w:tcPr>
            <w:tcW w:w="8108" w:type="dxa"/>
            <w:gridSpan w:val="3"/>
          </w:tcPr>
          <w:p w14:paraId="37C94D7F" w14:textId="7397BF8C" w:rsidR="00DC2131" w:rsidRPr="004C6204" w:rsidRDefault="00DC2131" w:rsidP="00B0419E">
            <w:pPr>
              <w:spacing w:after="0" w:line="240" w:lineRule="auto"/>
              <w:jc w:val="both"/>
            </w:pPr>
            <w:r w:rsidRPr="004C6204">
              <w:t xml:space="preserve">A single script can be </w:t>
            </w:r>
            <w:ins w:id="17" w:author="COMLEY, ENEGO E.M. (Student)" w:date="2023-11-21T00:11:00Z">
              <w:r w:rsidR="007A4A51">
                <w:t xml:space="preserve"> </w:t>
              </w:r>
            </w:ins>
            <w:del w:id="18" w:author="COMLEY, ENEGO E.M. (Student)" w:date="2023-11-21T00:11:00Z">
              <w:r w:rsidRPr="004C6204">
                <w:delText xml:space="preserve"> </w:delText>
              </w:r>
            </w:del>
            <w:r w:rsidRPr="004C6204">
              <w:t xml:space="preserve">which will </w:t>
            </w:r>
            <w:r w:rsidR="007A4A51">
              <w:t>start</w:t>
            </w:r>
            <w:r w:rsidR="007A4A51" w:rsidRPr="004C6204">
              <w:t xml:space="preserve"> </w:t>
            </w:r>
            <w:r w:rsidRPr="004C6204">
              <w:t xml:space="preserve">the VR game as well as any data gathering software or software needed to connect to the </w:t>
            </w:r>
            <w:r w:rsidR="00460DFD" w:rsidRPr="004C6204">
              <w:t>heart rate</w:t>
            </w:r>
            <w:r w:rsidRPr="004C6204">
              <w:t xml:space="preserve"> monitor for ease of use for the researcher.</w:t>
            </w:r>
          </w:p>
        </w:tc>
      </w:tr>
      <w:tr w:rsidR="00F309D9" w:rsidRPr="003B483A" w14:paraId="6FF1AACB" w14:textId="77777777" w:rsidTr="00682648">
        <w:trPr>
          <w:trHeight w:val="355"/>
        </w:trPr>
        <w:tc>
          <w:tcPr>
            <w:tcW w:w="2098" w:type="dxa"/>
            <w:vAlign w:val="center"/>
          </w:tcPr>
          <w:p w14:paraId="0F895531" w14:textId="77777777" w:rsidR="00DC2131" w:rsidRPr="004C6204" w:rsidRDefault="00DC2131" w:rsidP="00B0419E">
            <w:pPr>
              <w:spacing w:after="0" w:line="240" w:lineRule="auto"/>
              <w:jc w:val="both"/>
              <w:rPr>
                <w:b/>
              </w:rPr>
            </w:pPr>
            <w:r w:rsidRPr="004C6204">
              <w:rPr>
                <w:b/>
              </w:rPr>
              <w:t>Exception Handling</w:t>
            </w:r>
          </w:p>
        </w:tc>
        <w:tc>
          <w:tcPr>
            <w:tcW w:w="8108" w:type="dxa"/>
            <w:gridSpan w:val="3"/>
          </w:tcPr>
          <w:p w14:paraId="229602AF" w14:textId="54BBA5BF" w:rsidR="00DC2131" w:rsidRPr="004C6204" w:rsidRDefault="00D3700F" w:rsidP="00B0419E">
            <w:pPr>
              <w:spacing w:after="0" w:line="240" w:lineRule="auto"/>
              <w:jc w:val="both"/>
            </w:pPr>
            <w:r>
              <w:t>In the event of an</w:t>
            </w:r>
            <w:r w:rsidR="00735ECA">
              <w:t>y errors</w:t>
            </w:r>
            <w:r w:rsidR="620BA3D9" w:rsidRPr="004C6204">
              <w:t>,</w:t>
            </w:r>
            <w:r w:rsidR="00DC2131" w:rsidRPr="004C6204">
              <w:t xml:space="preserve"> it outputs an</w:t>
            </w:r>
            <w:r w:rsidR="00EB65C3">
              <w:t xml:space="preserve"> </w:t>
            </w:r>
            <w:r w:rsidR="00DC2131" w:rsidRPr="004C6204">
              <w:t>error message and</w:t>
            </w:r>
            <w:r w:rsidR="00205A3F">
              <w:t xml:space="preserve"> will run all scripts that it can</w:t>
            </w:r>
          </w:p>
        </w:tc>
      </w:tr>
    </w:tbl>
    <w:p w14:paraId="253228EE" w14:textId="77777777" w:rsidR="00DC2131" w:rsidRDefault="00DC2131" w:rsidP="00BD6ACB">
      <w:pPr>
        <w:jc w:val="both"/>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3147"/>
        <w:gridCol w:w="2410"/>
        <w:gridCol w:w="2551"/>
      </w:tblGrid>
      <w:tr w:rsidR="002442EC" w:rsidRPr="00AA3DF9" w14:paraId="7290395C" w14:textId="77777777" w:rsidTr="00682648">
        <w:trPr>
          <w:trHeight w:val="395"/>
        </w:trPr>
        <w:tc>
          <w:tcPr>
            <w:tcW w:w="5245" w:type="dxa"/>
            <w:gridSpan w:val="2"/>
            <w:vAlign w:val="center"/>
          </w:tcPr>
          <w:p w14:paraId="1058FD9E" w14:textId="1A702C5B" w:rsidR="00DC2131" w:rsidRPr="004C6204" w:rsidRDefault="00DC2131" w:rsidP="000A2B15">
            <w:pPr>
              <w:spacing w:after="0" w:line="240" w:lineRule="auto"/>
              <w:jc w:val="both"/>
              <w:rPr>
                <w:b/>
              </w:rPr>
            </w:pPr>
            <w:r w:rsidRPr="004C6204">
              <w:rPr>
                <w:b/>
              </w:rPr>
              <w:t xml:space="preserve">FR 1.3 Detailed </w:t>
            </w:r>
            <w:r w:rsidR="00E13837" w:rsidRPr="004C6204">
              <w:rPr>
                <w:b/>
              </w:rPr>
              <w:t>Plant</w:t>
            </w:r>
            <w:r w:rsidRPr="004C6204">
              <w:rPr>
                <w:b/>
              </w:rPr>
              <w:t xml:space="preserve"> Growth System</w:t>
            </w:r>
          </w:p>
        </w:tc>
        <w:tc>
          <w:tcPr>
            <w:tcW w:w="2410" w:type="dxa"/>
            <w:vAlign w:val="center"/>
          </w:tcPr>
          <w:p w14:paraId="410650FE" w14:textId="77777777" w:rsidR="00DC2131" w:rsidRPr="004C6204" w:rsidRDefault="00DC2131" w:rsidP="000A2B15">
            <w:pPr>
              <w:spacing w:after="0" w:line="240" w:lineRule="auto"/>
              <w:jc w:val="both"/>
              <w:rPr>
                <w:b/>
              </w:rPr>
            </w:pPr>
            <w:r w:rsidRPr="004C6204">
              <w:rPr>
                <w:b/>
              </w:rPr>
              <w:t>Enego</w:t>
            </w:r>
          </w:p>
        </w:tc>
        <w:tc>
          <w:tcPr>
            <w:tcW w:w="2551" w:type="dxa"/>
            <w:vAlign w:val="center"/>
          </w:tcPr>
          <w:p w14:paraId="2A5DFBC3" w14:textId="4568FF07" w:rsidR="00DC2131" w:rsidRPr="004C6204" w:rsidRDefault="002A0F88" w:rsidP="000A2B15">
            <w:pPr>
              <w:spacing w:after="0" w:line="240" w:lineRule="auto"/>
              <w:jc w:val="both"/>
              <w:rPr>
                <w:b/>
                <w:color w:val="FF0000"/>
              </w:rPr>
            </w:pPr>
            <w:r w:rsidRPr="004C6204">
              <w:rPr>
                <w:b/>
                <w:color w:val="FF0000"/>
              </w:rPr>
              <w:t>Must</w:t>
            </w:r>
          </w:p>
        </w:tc>
      </w:tr>
      <w:tr w:rsidR="002442EC" w:rsidRPr="00AA3DF9" w14:paraId="22A48D5D" w14:textId="77777777" w:rsidTr="00A20813">
        <w:trPr>
          <w:trHeight w:val="582"/>
        </w:trPr>
        <w:tc>
          <w:tcPr>
            <w:tcW w:w="2098" w:type="dxa"/>
            <w:vAlign w:val="center"/>
          </w:tcPr>
          <w:p w14:paraId="21F5703D" w14:textId="77777777" w:rsidR="00DC2131" w:rsidRPr="004C6204" w:rsidRDefault="00DC2131" w:rsidP="000A2B15">
            <w:pPr>
              <w:spacing w:after="0" w:line="240" w:lineRule="auto"/>
              <w:jc w:val="both"/>
              <w:rPr>
                <w:b/>
              </w:rPr>
            </w:pPr>
            <w:r w:rsidRPr="004C6204">
              <w:rPr>
                <w:b/>
              </w:rPr>
              <w:t>Description</w:t>
            </w:r>
          </w:p>
        </w:tc>
        <w:tc>
          <w:tcPr>
            <w:tcW w:w="8108" w:type="dxa"/>
            <w:gridSpan w:val="3"/>
          </w:tcPr>
          <w:p w14:paraId="5FDFAAB3" w14:textId="6CA089C6" w:rsidR="00DC2131" w:rsidRPr="004C6204" w:rsidRDefault="00DC2131" w:rsidP="000A2B15">
            <w:pPr>
              <w:spacing w:after="0" w:line="240" w:lineRule="auto"/>
              <w:jc w:val="both"/>
            </w:pPr>
            <w:r w:rsidRPr="004C6204">
              <w:t xml:space="preserve">A </w:t>
            </w:r>
            <w:r w:rsidR="135FE203" w:rsidRPr="004C6204">
              <w:t>plant</w:t>
            </w:r>
            <w:r w:rsidRPr="004C6204">
              <w:t xml:space="preserve"> growth system with a </w:t>
            </w:r>
            <w:r w:rsidR="00E13837" w:rsidRPr="004C6204">
              <w:t>plant</w:t>
            </w:r>
            <w:r w:rsidRPr="004C6204">
              <w:t xml:space="preserve"> that grows as the user meditates and changes depending on the user’s meditation quality</w:t>
            </w:r>
            <w:ins w:id="19" w:author="COMLEY, ENEGO E.M. (Student)" w:date="2023-11-21T00:19:00Z">
              <w:r w:rsidR="00454DD7">
                <w:t>.</w:t>
              </w:r>
            </w:ins>
          </w:p>
        </w:tc>
      </w:tr>
      <w:tr w:rsidR="002442EC" w:rsidRPr="00AA3DF9" w14:paraId="0479FF74" w14:textId="77777777" w:rsidTr="00A20813">
        <w:trPr>
          <w:trHeight w:val="582"/>
        </w:trPr>
        <w:tc>
          <w:tcPr>
            <w:tcW w:w="2098" w:type="dxa"/>
            <w:vAlign w:val="center"/>
          </w:tcPr>
          <w:p w14:paraId="1DCFF7B0" w14:textId="77777777" w:rsidR="00DC2131" w:rsidRPr="004C6204" w:rsidRDefault="00DC2131" w:rsidP="000A2B15">
            <w:pPr>
              <w:spacing w:after="0" w:line="240" w:lineRule="auto"/>
              <w:jc w:val="both"/>
              <w:rPr>
                <w:b/>
              </w:rPr>
            </w:pPr>
            <w:r w:rsidRPr="004C6204">
              <w:rPr>
                <w:b/>
              </w:rPr>
              <w:t>Dependencies</w:t>
            </w:r>
          </w:p>
        </w:tc>
        <w:tc>
          <w:tcPr>
            <w:tcW w:w="8108" w:type="dxa"/>
            <w:gridSpan w:val="3"/>
          </w:tcPr>
          <w:p w14:paraId="250DCEAB" w14:textId="116B2F43" w:rsidR="004E445A" w:rsidRDefault="004E445A" w:rsidP="000A2B15">
            <w:pPr>
              <w:spacing w:after="0" w:line="240" w:lineRule="auto"/>
              <w:jc w:val="both"/>
              <w:rPr>
                <w:b/>
              </w:rPr>
            </w:pPr>
            <w:r>
              <w:rPr>
                <w:b/>
              </w:rPr>
              <w:t>FR 1.</w:t>
            </w:r>
            <w:r w:rsidRPr="00BE10DA">
              <w:t xml:space="preserve">1 Heart Rate </w:t>
            </w:r>
            <w:r w:rsidR="000F0FDB" w:rsidRPr="00BE10DA">
              <w:t>Tracking system</w:t>
            </w:r>
          </w:p>
          <w:p w14:paraId="4E5DD8AE" w14:textId="5A186C56" w:rsidR="00DC2131" w:rsidRPr="004C6204" w:rsidRDefault="00DC2131" w:rsidP="000A2B15">
            <w:pPr>
              <w:spacing w:after="0" w:line="240" w:lineRule="auto"/>
              <w:jc w:val="both"/>
            </w:pPr>
            <w:r w:rsidRPr="004C6204">
              <w:rPr>
                <w:b/>
              </w:rPr>
              <w:t>FR 3.2</w:t>
            </w:r>
            <w:r w:rsidRPr="004C6204">
              <w:t xml:space="preserve"> Secondary user config</w:t>
            </w:r>
          </w:p>
          <w:p w14:paraId="35A48B1F" w14:textId="58966E99" w:rsidR="00DC2131" w:rsidRPr="004C6204" w:rsidRDefault="00DC2131" w:rsidP="000A2B15">
            <w:pPr>
              <w:spacing w:after="0" w:line="240" w:lineRule="auto"/>
              <w:jc w:val="both"/>
              <w:rPr>
                <w:b/>
              </w:rPr>
            </w:pPr>
            <w:r w:rsidRPr="004C6204">
              <w:rPr>
                <w:b/>
              </w:rPr>
              <w:t xml:space="preserve">FR 3.4 </w:t>
            </w:r>
            <w:r w:rsidRPr="004C6204">
              <w:t>Secondary Biometrics Data</w:t>
            </w:r>
          </w:p>
        </w:tc>
      </w:tr>
      <w:tr w:rsidR="002442EC" w:rsidRPr="00AA3DF9" w14:paraId="05F46F08" w14:textId="77777777" w:rsidTr="00A20813">
        <w:trPr>
          <w:trHeight w:val="582"/>
        </w:trPr>
        <w:tc>
          <w:tcPr>
            <w:tcW w:w="2098" w:type="dxa"/>
            <w:vAlign w:val="center"/>
          </w:tcPr>
          <w:p w14:paraId="5749C641" w14:textId="77777777" w:rsidR="00DC2131" w:rsidRPr="004C6204" w:rsidRDefault="00DC2131" w:rsidP="000A2B15">
            <w:pPr>
              <w:spacing w:after="0" w:line="240" w:lineRule="auto"/>
              <w:jc w:val="both"/>
              <w:rPr>
                <w:b/>
              </w:rPr>
            </w:pPr>
            <w:r w:rsidRPr="004C6204">
              <w:rPr>
                <w:b/>
              </w:rPr>
              <w:t>Expected Results</w:t>
            </w:r>
          </w:p>
        </w:tc>
        <w:tc>
          <w:tcPr>
            <w:tcW w:w="8108" w:type="dxa"/>
            <w:gridSpan w:val="3"/>
          </w:tcPr>
          <w:p w14:paraId="44477F88" w14:textId="6789217E" w:rsidR="00DC2131" w:rsidRPr="004C6204" w:rsidRDefault="00DC2131" w:rsidP="000A2B15">
            <w:pPr>
              <w:spacing w:after="0" w:line="240" w:lineRule="auto"/>
              <w:jc w:val="both"/>
            </w:pPr>
            <w:r w:rsidRPr="004C6204">
              <w:t xml:space="preserve">There is a </w:t>
            </w:r>
            <w:r w:rsidR="00E13837" w:rsidRPr="004C6204">
              <w:t>plant</w:t>
            </w:r>
            <w:r w:rsidRPr="004C6204">
              <w:t xml:space="preserve"> </w:t>
            </w:r>
            <w:r w:rsidR="00460DFD" w:rsidRPr="004C6204">
              <w:t>that</w:t>
            </w:r>
            <w:r w:rsidRPr="004C6204">
              <w:t xml:space="preserve"> the user can see which changes and grows as the user meditates. The researcher can configure the parameters of the </w:t>
            </w:r>
            <w:r w:rsidR="0069599B" w:rsidRPr="004C6204">
              <w:t>plant</w:t>
            </w:r>
            <w:r w:rsidRPr="004C6204">
              <w:t xml:space="preserve">, such as the growth rate, colour, </w:t>
            </w:r>
            <w:r w:rsidR="00460DFD" w:rsidRPr="004C6204">
              <w:t xml:space="preserve">and </w:t>
            </w:r>
            <w:r w:rsidR="0069599B" w:rsidRPr="004C6204">
              <w:t>plant</w:t>
            </w:r>
            <w:r w:rsidRPr="004C6204">
              <w:t xml:space="preserve"> type.</w:t>
            </w:r>
            <w:r w:rsidR="00497255" w:rsidRPr="004C6204">
              <w:t xml:space="preserve"> Th</w:t>
            </w:r>
            <w:r w:rsidR="00A32036" w:rsidRPr="004C6204">
              <w:t>is should align with the Progress section of the client’s research on gamification</w:t>
            </w:r>
            <w:r w:rsidR="00D82C1A" w:rsidRPr="004C6204">
              <w:t xml:space="preserve"> </w:t>
            </w:r>
            <w:r w:rsidR="00DF0A10" w:rsidRPr="004C6204">
              <w:t>[1]</w:t>
            </w:r>
            <w:r w:rsidR="00AF7A49" w:rsidRPr="004C6204">
              <w:t>.</w:t>
            </w:r>
          </w:p>
        </w:tc>
      </w:tr>
      <w:tr w:rsidR="002442EC" w:rsidRPr="00AA3DF9" w14:paraId="6ADD0BC9" w14:textId="77777777" w:rsidTr="00A20813">
        <w:trPr>
          <w:trHeight w:val="582"/>
        </w:trPr>
        <w:tc>
          <w:tcPr>
            <w:tcW w:w="2098" w:type="dxa"/>
            <w:vAlign w:val="center"/>
          </w:tcPr>
          <w:p w14:paraId="0D544B98" w14:textId="77777777" w:rsidR="00DC2131" w:rsidRPr="00A20813" w:rsidRDefault="00DC2131" w:rsidP="000A2B15">
            <w:pPr>
              <w:spacing w:after="0" w:line="240" w:lineRule="auto"/>
              <w:jc w:val="both"/>
              <w:rPr>
                <w:b/>
              </w:rPr>
            </w:pPr>
            <w:r w:rsidRPr="00A20813">
              <w:rPr>
                <w:b/>
              </w:rPr>
              <w:t>Exception Handling</w:t>
            </w:r>
          </w:p>
        </w:tc>
        <w:tc>
          <w:tcPr>
            <w:tcW w:w="8108" w:type="dxa"/>
            <w:gridSpan w:val="3"/>
          </w:tcPr>
          <w:p w14:paraId="75E4B6D8" w14:textId="0D43F74D" w:rsidR="00DC2131" w:rsidRPr="00A20813" w:rsidRDefault="00DC2131" w:rsidP="000A2B15">
            <w:pPr>
              <w:spacing w:after="0" w:line="240" w:lineRule="auto"/>
              <w:jc w:val="both"/>
            </w:pPr>
            <w:r w:rsidRPr="00A20813">
              <w:t xml:space="preserve">There are some default configurations for the </w:t>
            </w:r>
            <w:r w:rsidR="0069599B" w:rsidRPr="00A20813">
              <w:t>plant</w:t>
            </w:r>
            <w:r w:rsidRPr="00A20813">
              <w:t xml:space="preserve"> parameters so that if the researcher does not change them then it will still be shown.</w:t>
            </w:r>
          </w:p>
          <w:p w14:paraId="62477840" w14:textId="31837AC3" w:rsidR="00DC2131" w:rsidRPr="00A20813" w:rsidRDefault="00DC2131" w:rsidP="000A2B15">
            <w:pPr>
              <w:spacing w:after="0" w:line="240" w:lineRule="auto"/>
              <w:jc w:val="both"/>
            </w:pPr>
            <w:r w:rsidRPr="00A20813">
              <w:t>If the system cannot connect to the heart monitor, then</w:t>
            </w:r>
            <w:r w:rsidR="00D05A61">
              <w:t xml:space="preserve"> the user will be asked if they want to continue without the heart monitor</w:t>
            </w:r>
            <w:r w:rsidR="002631BF">
              <w:t>.</w:t>
            </w:r>
          </w:p>
        </w:tc>
      </w:tr>
    </w:tbl>
    <w:p w14:paraId="2B9DD155" w14:textId="77777777" w:rsidR="000B5D6E" w:rsidRDefault="000B5D6E" w:rsidP="00BD6ACB">
      <w:pPr>
        <w:pStyle w:val="Heading2"/>
        <w:jc w:val="both"/>
        <w:rPr>
          <w:rFonts w:asciiTheme="minorHAnsi" w:hAnsiTheme="minorHAnsi" w:cstheme="minorHAnsi"/>
        </w:rPr>
      </w:pPr>
    </w:p>
    <w:p w14:paraId="5B968FFB" w14:textId="77777777" w:rsidR="00682648" w:rsidRDefault="00682648" w:rsidP="00682648"/>
    <w:p w14:paraId="3DDBA293" w14:textId="77777777" w:rsidR="00682648" w:rsidRDefault="00682648" w:rsidP="00682648"/>
    <w:p w14:paraId="7F5B8FB7" w14:textId="77777777" w:rsidR="00682648" w:rsidRPr="00682648" w:rsidRDefault="00682648" w:rsidP="00682648"/>
    <w:p w14:paraId="2A268F26" w14:textId="4D9B5E45" w:rsidR="00DC2131" w:rsidRPr="00BF662B" w:rsidRDefault="003655D9" w:rsidP="00BD6ACB">
      <w:pPr>
        <w:pStyle w:val="Heading2"/>
        <w:jc w:val="both"/>
        <w:rPr>
          <w:rFonts w:asciiTheme="minorHAnsi" w:hAnsiTheme="minorHAnsi" w:cstheme="minorHAnsi"/>
        </w:rPr>
      </w:pPr>
      <w:bookmarkStart w:id="20" w:name="_Toc151574578"/>
      <w:r w:rsidRPr="00BF662B">
        <w:rPr>
          <w:rFonts w:asciiTheme="minorHAnsi" w:hAnsiTheme="minorHAnsi" w:cstheme="minorHAnsi"/>
        </w:rPr>
        <w:t>2.</w:t>
      </w:r>
      <w:r w:rsidR="00BF0F44" w:rsidRPr="00BF662B">
        <w:rPr>
          <w:rFonts w:asciiTheme="minorHAnsi" w:hAnsiTheme="minorHAnsi" w:cstheme="minorHAnsi"/>
        </w:rPr>
        <w:t>1</w:t>
      </w:r>
      <w:r w:rsidRPr="00BF662B">
        <w:rPr>
          <w:rFonts w:asciiTheme="minorHAnsi" w:hAnsiTheme="minorHAnsi" w:cstheme="minorHAnsi"/>
        </w:rPr>
        <w:t>.</w:t>
      </w:r>
      <w:r w:rsidR="00DC2131" w:rsidRPr="00BF662B">
        <w:rPr>
          <w:rFonts w:asciiTheme="minorHAnsi" w:hAnsiTheme="minorHAnsi" w:cstheme="minorHAnsi"/>
        </w:rPr>
        <w:t>2</w:t>
      </w:r>
      <w:r w:rsidRPr="00BF662B">
        <w:rPr>
          <w:rFonts w:asciiTheme="minorHAnsi" w:hAnsiTheme="minorHAnsi" w:cstheme="minorHAnsi"/>
        </w:rPr>
        <w:t xml:space="preserve"> User Experience Requirements</w:t>
      </w:r>
      <w:bookmarkEnd w:id="20"/>
    </w:p>
    <w:p w14:paraId="244E6818" w14:textId="5122CE94" w:rsidR="00DC2131" w:rsidRPr="00C52299" w:rsidRDefault="00DC2131" w:rsidP="00BD6ACB">
      <w:pPr>
        <w:jc w:val="both"/>
      </w:pPr>
      <w:r>
        <w:t xml:space="preserve">This section is related to requirements that will improve user experience and </w:t>
      </w:r>
      <w:r w:rsidR="00293C2B">
        <w:t>change how</w:t>
      </w:r>
      <w:r>
        <w:t xml:space="preserve"> the user meditates and improve the quality of their meditation.</w:t>
      </w: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3147"/>
        <w:gridCol w:w="2410"/>
        <w:gridCol w:w="2551"/>
      </w:tblGrid>
      <w:tr w:rsidR="0030486C" w:rsidRPr="00AA3DF9" w14:paraId="2D60DC57" w14:textId="77777777" w:rsidTr="00682648">
        <w:trPr>
          <w:trHeight w:val="474"/>
        </w:trPr>
        <w:tc>
          <w:tcPr>
            <w:tcW w:w="5245" w:type="dxa"/>
            <w:gridSpan w:val="2"/>
            <w:vAlign w:val="center"/>
          </w:tcPr>
          <w:p w14:paraId="6EFC188A" w14:textId="77777777" w:rsidR="00DC2131" w:rsidRPr="00B66F8D" w:rsidRDefault="00DC2131" w:rsidP="000A2B15">
            <w:pPr>
              <w:spacing w:after="0" w:line="240" w:lineRule="auto"/>
              <w:jc w:val="both"/>
              <w:rPr>
                <w:b/>
              </w:rPr>
            </w:pPr>
            <w:r w:rsidRPr="00B66F8D">
              <w:rPr>
                <w:b/>
              </w:rPr>
              <w:t>FR 2.1 Visual Meditation Guidance</w:t>
            </w:r>
          </w:p>
        </w:tc>
        <w:tc>
          <w:tcPr>
            <w:tcW w:w="2410" w:type="dxa"/>
            <w:vAlign w:val="center"/>
          </w:tcPr>
          <w:p w14:paraId="58464C55" w14:textId="77777777" w:rsidR="00DC2131" w:rsidRPr="00B66F8D" w:rsidRDefault="00DC2131" w:rsidP="000A2B15">
            <w:pPr>
              <w:spacing w:after="0" w:line="240" w:lineRule="auto"/>
              <w:jc w:val="both"/>
              <w:rPr>
                <w:b/>
              </w:rPr>
            </w:pPr>
            <w:r w:rsidRPr="00B66F8D">
              <w:rPr>
                <w:b/>
              </w:rPr>
              <w:t>Tom</w:t>
            </w:r>
          </w:p>
        </w:tc>
        <w:tc>
          <w:tcPr>
            <w:tcW w:w="2551" w:type="dxa"/>
            <w:vAlign w:val="center"/>
          </w:tcPr>
          <w:p w14:paraId="1BEB4FCB" w14:textId="77777777" w:rsidR="00DC2131" w:rsidRPr="00B66F8D" w:rsidRDefault="00DC2131" w:rsidP="000A2B15">
            <w:pPr>
              <w:spacing w:after="0" w:line="240" w:lineRule="auto"/>
              <w:jc w:val="both"/>
              <w:rPr>
                <w:b/>
              </w:rPr>
            </w:pPr>
            <w:r w:rsidRPr="00B66F8D">
              <w:rPr>
                <w:b/>
                <w:color w:val="FFC000"/>
              </w:rPr>
              <w:t>Should</w:t>
            </w:r>
          </w:p>
        </w:tc>
      </w:tr>
      <w:tr w:rsidR="00F309D9" w:rsidRPr="00AA3DF9" w14:paraId="0B872A17" w14:textId="77777777" w:rsidTr="00FA2132">
        <w:trPr>
          <w:trHeight w:val="409"/>
        </w:trPr>
        <w:tc>
          <w:tcPr>
            <w:tcW w:w="2098" w:type="dxa"/>
            <w:vAlign w:val="center"/>
          </w:tcPr>
          <w:p w14:paraId="77F1B4EB" w14:textId="77777777" w:rsidR="00DC2131" w:rsidRPr="00B66F8D" w:rsidRDefault="00DC2131" w:rsidP="000A2B15">
            <w:pPr>
              <w:spacing w:after="0" w:line="240" w:lineRule="auto"/>
              <w:jc w:val="both"/>
              <w:rPr>
                <w:b/>
              </w:rPr>
            </w:pPr>
            <w:r w:rsidRPr="00B66F8D">
              <w:rPr>
                <w:b/>
              </w:rPr>
              <w:t>Description</w:t>
            </w:r>
          </w:p>
        </w:tc>
        <w:tc>
          <w:tcPr>
            <w:tcW w:w="8108" w:type="dxa"/>
            <w:gridSpan w:val="3"/>
          </w:tcPr>
          <w:p w14:paraId="0EB687DF" w14:textId="1C0DE1FA" w:rsidR="00DC2131" w:rsidRPr="00B66F8D" w:rsidRDefault="00B82D84" w:rsidP="000A2B15">
            <w:pPr>
              <w:spacing w:after="0" w:line="240" w:lineRule="auto"/>
              <w:jc w:val="both"/>
            </w:pPr>
            <w:r>
              <w:t>There will be</w:t>
            </w:r>
            <w:r w:rsidR="00DC2131" w:rsidRPr="00B66F8D">
              <w:t xml:space="preserve"> </w:t>
            </w:r>
            <w:r w:rsidR="0033046B">
              <w:t>v</w:t>
            </w:r>
            <w:r w:rsidR="00DC2131" w:rsidRPr="00B66F8D">
              <w:t xml:space="preserve">isual guidance for the user to </w:t>
            </w:r>
            <w:r w:rsidR="008317BC">
              <w:t>help with their meditation.</w:t>
            </w:r>
          </w:p>
        </w:tc>
      </w:tr>
      <w:tr w:rsidR="00CD05E5" w:rsidRPr="00AA3DF9" w14:paraId="50A434AA" w14:textId="77777777" w:rsidTr="00B66F8D">
        <w:trPr>
          <w:trHeight w:val="582"/>
        </w:trPr>
        <w:tc>
          <w:tcPr>
            <w:tcW w:w="2098" w:type="dxa"/>
            <w:vAlign w:val="center"/>
          </w:tcPr>
          <w:p w14:paraId="5B66710C" w14:textId="77777777" w:rsidR="00DC2131" w:rsidRPr="00B66F8D" w:rsidRDefault="00DC2131" w:rsidP="000A2B15">
            <w:pPr>
              <w:spacing w:after="0" w:line="240" w:lineRule="auto"/>
              <w:jc w:val="both"/>
              <w:rPr>
                <w:b/>
              </w:rPr>
            </w:pPr>
            <w:r w:rsidRPr="00B66F8D">
              <w:rPr>
                <w:b/>
              </w:rPr>
              <w:t>Dependencies</w:t>
            </w:r>
          </w:p>
        </w:tc>
        <w:tc>
          <w:tcPr>
            <w:tcW w:w="8108" w:type="dxa"/>
            <w:gridSpan w:val="3"/>
          </w:tcPr>
          <w:p w14:paraId="24316402" w14:textId="60AA280B" w:rsidR="00370879" w:rsidRDefault="00DC2131" w:rsidP="000A2B15">
            <w:pPr>
              <w:spacing w:after="0" w:line="240" w:lineRule="auto"/>
              <w:jc w:val="both"/>
            </w:pPr>
            <w:r w:rsidRPr="00B66F8D">
              <w:rPr>
                <w:b/>
              </w:rPr>
              <w:t>FR 3.2</w:t>
            </w:r>
            <w:r w:rsidRPr="00B66F8D">
              <w:t xml:space="preserve"> Secondary user config</w:t>
            </w:r>
          </w:p>
          <w:p w14:paraId="040BB826" w14:textId="57F67F4E" w:rsidR="00DC2131" w:rsidRPr="00B66F8D" w:rsidRDefault="00370879" w:rsidP="000A2B15">
            <w:pPr>
              <w:spacing w:after="0" w:line="240" w:lineRule="auto"/>
              <w:jc w:val="both"/>
            </w:pPr>
            <w:r w:rsidRPr="002631BF">
              <w:rPr>
                <w:b/>
                <w:bCs/>
              </w:rPr>
              <w:t>FR 2.2</w:t>
            </w:r>
            <w:r>
              <w:t xml:space="preserve"> Low Poly Meditation Environment</w:t>
            </w:r>
          </w:p>
        </w:tc>
      </w:tr>
      <w:tr w:rsidR="00CD05E5" w:rsidRPr="00AA3DF9" w14:paraId="2052A6B1" w14:textId="77777777" w:rsidTr="00B66F8D">
        <w:trPr>
          <w:trHeight w:val="582"/>
        </w:trPr>
        <w:tc>
          <w:tcPr>
            <w:tcW w:w="2098" w:type="dxa"/>
            <w:vAlign w:val="center"/>
          </w:tcPr>
          <w:p w14:paraId="468533B3" w14:textId="77777777" w:rsidR="00DC2131" w:rsidRPr="00B66F8D" w:rsidRDefault="00DC2131" w:rsidP="000A2B15">
            <w:pPr>
              <w:spacing w:after="0" w:line="240" w:lineRule="auto"/>
              <w:jc w:val="both"/>
              <w:rPr>
                <w:b/>
              </w:rPr>
            </w:pPr>
            <w:r w:rsidRPr="00B66F8D">
              <w:rPr>
                <w:b/>
              </w:rPr>
              <w:t>Expected Results</w:t>
            </w:r>
          </w:p>
        </w:tc>
        <w:tc>
          <w:tcPr>
            <w:tcW w:w="8108" w:type="dxa"/>
            <w:gridSpan w:val="3"/>
          </w:tcPr>
          <w:p w14:paraId="7F1D40FA" w14:textId="6CFA9D8A" w:rsidR="00DC2131" w:rsidRPr="00B66F8D" w:rsidRDefault="00B82D84" w:rsidP="000A2B15">
            <w:pPr>
              <w:spacing w:after="0" w:line="240" w:lineRule="auto"/>
              <w:jc w:val="both"/>
            </w:pPr>
            <w:r>
              <w:t>There will be</w:t>
            </w:r>
            <w:r w:rsidR="00DC2131" w:rsidRPr="00B66F8D">
              <w:t xml:space="preserve"> visual guidance </w:t>
            </w:r>
            <w:r w:rsidR="00694A9D">
              <w:t>in the form of</w:t>
            </w:r>
            <w:r w:rsidR="00DC2131" w:rsidRPr="00B66F8D">
              <w:t xml:space="preserve"> text popups </w:t>
            </w:r>
            <w:r w:rsidR="0037035E">
              <w:t>and</w:t>
            </w:r>
            <w:r w:rsidR="00DC2131" w:rsidRPr="00B66F8D">
              <w:t xml:space="preserve"> visual breathing </w:t>
            </w:r>
            <w:r w:rsidR="00460DFD" w:rsidRPr="00B66F8D">
              <w:t>aids</w:t>
            </w:r>
            <w:r w:rsidR="00DC2131" w:rsidRPr="00B66F8D">
              <w:t xml:space="preserve"> within </w:t>
            </w:r>
            <w:r w:rsidR="004A69B2">
              <w:t>the</w:t>
            </w:r>
            <w:r w:rsidR="00DC2131" w:rsidRPr="00B66F8D">
              <w:t xml:space="preserve"> environment</w:t>
            </w:r>
            <w:r w:rsidR="001D4685">
              <w:t xml:space="preserve">. For example, </w:t>
            </w:r>
            <w:r w:rsidR="00DC2131" w:rsidRPr="00B66F8D">
              <w:t>wind flowing to the rhythm of breathing</w:t>
            </w:r>
            <w:r w:rsidR="00515B54">
              <w:t xml:space="preserve"> or a</w:t>
            </w:r>
            <w:r w:rsidR="00DC2131" w:rsidRPr="00B66F8D">
              <w:t xml:space="preserve"> water fountain dripping</w:t>
            </w:r>
            <w:r w:rsidR="00515B54">
              <w:t>.</w:t>
            </w:r>
          </w:p>
        </w:tc>
      </w:tr>
      <w:tr w:rsidR="00F309D9" w:rsidRPr="00AA3DF9" w14:paraId="58039C67" w14:textId="77777777" w:rsidTr="00FA2132">
        <w:trPr>
          <w:trHeight w:val="395"/>
        </w:trPr>
        <w:tc>
          <w:tcPr>
            <w:tcW w:w="2098" w:type="dxa"/>
            <w:vAlign w:val="center"/>
          </w:tcPr>
          <w:p w14:paraId="1DD18F1F" w14:textId="77777777" w:rsidR="00DC2131" w:rsidRPr="00B66F8D" w:rsidRDefault="00DC2131" w:rsidP="000A2B15">
            <w:pPr>
              <w:spacing w:after="0" w:line="240" w:lineRule="auto"/>
              <w:jc w:val="both"/>
              <w:rPr>
                <w:b/>
              </w:rPr>
            </w:pPr>
            <w:r w:rsidRPr="00B66F8D">
              <w:rPr>
                <w:b/>
              </w:rPr>
              <w:t>Exception Handling</w:t>
            </w:r>
          </w:p>
        </w:tc>
        <w:tc>
          <w:tcPr>
            <w:tcW w:w="8108" w:type="dxa"/>
            <w:gridSpan w:val="3"/>
          </w:tcPr>
          <w:p w14:paraId="0B6C624B" w14:textId="77777777" w:rsidR="00DC2131" w:rsidRPr="00B66F8D" w:rsidRDefault="00DC2131" w:rsidP="000A2B15">
            <w:pPr>
              <w:spacing w:after="0" w:line="240" w:lineRule="auto"/>
              <w:jc w:val="both"/>
            </w:pPr>
            <w:r w:rsidRPr="00B66F8D">
              <w:t>If the researcher does not set a certain setting, then there is a default.</w:t>
            </w:r>
          </w:p>
        </w:tc>
      </w:tr>
    </w:tbl>
    <w:p w14:paraId="1D940E5C" w14:textId="77777777" w:rsidR="00DC2131" w:rsidRDefault="00DC2131" w:rsidP="00BD6ACB">
      <w:pPr>
        <w:jc w:val="both"/>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3147"/>
        <w:gridCol w:w="2410"/>
        <w:gridCol w:w="2551"/>
      </w:tblGrid>
      <w:tr w:rsidR="00A81FAC" w:rsidRPr="00AA3DF9" w14:paraId="10CB8C8F" w14:textId="77777777" w:rsidTr="00FA2132">
        <w:trPr>
          <w:trHeight w:val="467"/>
        </w:trPr>
        <w:tc>
          <w:tcPr>
            <w:tcW w:w="5245" w:type="dxa"/>
            <w:gridSpan w:val="2"/>
            <w:vAlign w:val="center"/>
          </w:tcPr>
          <w:p w14:paraId="3B15D403" w14:textId="006B481A" w:rsidR="00C24AC8" w:rsidRPr="008C3913" w:rsidRDefault="00C24AC8" w:rsidP="000A2B15">
            <w:pPr>
              <w:spacing w:after="0" w:line="240" w:lineRule="auto"/>
              <w:jc w:val="both"/>
              <w:rPr>
                <w:b/>
              </w:rPr>
            </w:pPr>
            <w:r w:rsidRPr="008C3913">
              <w:rPr>
                <w:b/>
              </w:rPr>
              <w:t>FR 2.</w:t>
            </w:r>
            <w:r w:rsidR="00C82B0E" w:rsidRPr="008C3913">
              <w:rPr>
                <w:b/>
              </w:rPr>
              <w:t>2</w:t>
            </w:r>
            <w:r w:rsidRPr="008C3913">
              <w:rPr>
                <w:b/>
              </w:rPr>
              <w:t xml:space="preserve"> Low Poly Meditation Environment</w:t>
            </w:r>
          </w:p>
        </w:tc>
        <w:tc>
          <w:tcPr>
            <w:tcW w:w="2410" w:type="dxa"/>
            <w:vAlign w:val="center"/>
          </w:tcPr>
          <w:p w14:paraId="4F735739" w14:textId="77777777" w:rsidR="00C24AC8" w:rsidRPr="008C3913" w:rsidRDefault="00C24AC8" w:rsidP="000A2B15">
            <w:pPr>
              <w:spacing w:after="0" w:line="240" w:lineRule="auto"/>
              <w:jc w:val="both"/>
              <w:rPr>
                <w:b/>
              </w:rPr>
            </w:pPr>
            <w:r w:rsidRPr="008C3913">
              <w:rPr>
                <w:b/>
              </w:rPr>
              <w:t>Adam</w:t>
            </w:r>
          </w:p>
        </w:tc>
        <w:tc>
          <w:tcPr>
            <w:tcW w:w="2551" w:type="dxa"/>
            <w:vAlign w:val="center"/>
          </w:tcPr>
          <w:p w14:paraId="16E60146" w14:textId="72A3EF83" w:rsidR="00C24AC8" w:rsidRPr="008C3913" w:rsidRDefault="00C82B0E" w:rsidP="000A2B15">
            <w:pPr>
              <w:spacing w:after="0" w:line="240" w:lineRule="auto"/>
              <w:jc w:val="both"/>
              <w:rPr>
                <w:b/>
                <w:color w:val="FF0000"/>
              </w:rPr>
            </w:pPr>
            <w:r w:rsidRPr="008C3913">
              <w:rPr>
                <w:b/>
                <w:color w:val="FF0000"/>
              </w:rPr>
              <w:t>Must</w:t>
            </w:r>
          </w:p>
        </w:tc>
      </w:tr>
      <w:tr w:rsidR="0030486C" w:rsidRPr="00AA3DF9" w14:paraId="4BDE9D8E" w14:textId="77777777" w:rsidTr="00FA2132">
        <w:trPr>
          <w:trHeight w:val="354"/>
        </w:trPr>
        <w:tc>
          <w:tcPr>
            <w:tcW w:w="2098" w:type="dxa"/>
            <w:vAlign w:val="center"/>
          </w:tcPr>
          <w:p w14:paraId="6BDC1147" w14:textId="77777777" w:rsidR="006B085A" w:rsidRPr="008C3913" w:rsidRDefault="006B085A" w:rsidP="000A2B15">
            <w:pPr>
              <w:spacing w:after="0" w:line="240" w:lineRule="auto"/>
              <w:jc w:val="both"/>
              <w:rPr>
                <w:b/>
              </w:rPr>
            </w:pPr>
            <w:r w:rsidRPr="008C3913">
              <w:rPr>
                <w:b/>
              </w:rPr>
              <w:t>Description</w:t>
            </w:r>
          </w:p>
        </w:tc>
        <w:tc>
          <w:tcPr>
            <w:tcW w:w="8108" w:type="dxa"/>
            <w:gridSpan w:val="3"/>
          </w:tcPr>
          <w:p w14:paraId="748FCDFF" w14:textId="18FB3F28" w:rsidR="006B085A" w:rsidRPr="008C3913" w:rsidRDefault="006B085A" w:rsidP="000A2B15">
            <w:pPr>
              <w:spacing w:after="0" w:line="240" w:lineRule="auto"/>
              <w:jc w:val="both"/>
            </w:pPr>
            <w:r w:rsidRPr="008C3913">
              <w:t>A</w:t>
            </w:r>
            <w:r w:rsidR="004C0C14" w:rsidRPr="008C3913">
              <w:t>t least one</w:t>
            </w:r>
            <w:r w:rsidRPr="008C3913">
              <w:t xml:space="preserve"> low poly simplistic meditation environment</w:t>
            </w:r>
            <w:r w:rsidR="003869CA" w:rsidRPr="008C3913">
              <w:t>,</w:t>
            </w:r>
            <w:r w:rsidRPr="008C3913">
              <w:t xml:space="preserve"> based </w:t>
            </w:r>
            <w:r w:rsidR="00460DFD" w:rsidRPr="008C3913">
              <w:t>on</w:t>
            </w:r>
            <w:r w:rsidRPr="008C3913">
              <w:t xml:space="preserve"> a garden setting</w:t>
            </w:r>
          </w:p>
        </w:tc>
      </w:tr>
      <w:tr w:rsidR="0030486C" w:rsidRPr="00AA3DF9" w14:paraId="16A59B38" w14:textId="77777777" w:rsidTr="00FA2132">
        <w:trPr>
          <w:trHeight w:val="397"/>
        </w:trPr>
        <w:tc>
          <w:tcPr>
            <w:tcW w:w="2098" w:type="dxa"/>
            <w:vAlign w:val="center"/>
          </w:tcPr>
          <w:p w14:paraId="364F3C69" w14:textId="77777777" w:rsidR="006B085A" w:rsidRPr="008C3913" w:rsidRDefault="006B085A" w:rsidP="000A2B15">
            <w:pPr>
              <w:spacing w:after="0" w:line="240" w:lineRule="auto"/>
              <w:jc w:val="both"/>
              <w:rPr>
                <w:b/>
              </w:rPr>
            </w:pPr>
            <w:r w:rsidRPr="008C3913">
              <w:rPr>
                <w:b/>
              </w:rPr>
              <w:t>Dependencies</w:t>
            </w:r>
          </w:p>
        </w:tc>
        <w:tc>
          <w:tcPr>
            <w:tcW w:w="8108" w:type="dxa"/>
            <w:gridSpan w:val="3"/>
          </w:tcPr>
          <w:p w14:paraId="18CD4A3C" w14:textId="6C819029" w:rsidR="006B085A" w:rsidRPr="008C3913" w:rsidRDefault="006B085A" w:rsidP="000A2B15">
            <w:pPr>
              <w:spacing w:after="0" w:line="240" w:lineRule="auto"/>
              <w:jc w:val="both"/>
            </w:pPr>
            <w:r w:rsidRPr="008C3913">
              <w:rPr>
                <w:b/>
              </w:rPr>
              <w:t>FR 3.2</w:t>
            </w:r>
            <w:r w:rsidRPr="008C3913">
              <w:t xml:space="preserve"> Secondary user config</w:t>
            </w:r>
          </w:p>
        </w:tc>
      </w:tr>
      <w:tr w:rsidR="00F309D9" w:rsidRPr="00AA3DF9" w14:paraId="2AC30176" w14:textId="77777777" w:rsidTr="00830BC3">
        <w:trPr>
          <w:trHeight w:val="582"/>
        </w:trPr>
        <w:tc>
          <w:tcPr>
            <w:tcW w:w="2098" w:type="dxa"/>
            <w:vAlign w:val="center"/>
          </w:tcPr>
          <w:p w14:paraId="6A406864" w14:textId="77777777" w:rsidR="006B085A" w:rsidRPr="008C3913" w:rsidRDefault="006B085A" w:rsidP="000A2B15">
            <w:pPr>
              <w:spacing w:after="0" w:line="240" w:lineRule="auto"/>
              <w:jc w:val="both"/>
              <w:rPr>
                <w:b/>
              </w:rPr>
            </w:pPr>
            <w:r w:rsidRPr="008C3913">
              <w:rPr>
                <w:b/>
              </w:rPr>
              <w:t>Expected Results</w:t>
            </w:r>
          </w:p>
        </w:tc>
        <w:tc>
          <w:tcPr>
            <w:tcW w:w="8108" w:type="dxa"/>
            <w:gridSpan w:val="3"/>
          </w:tcPr>
          <w:p w14:paraId="43F1B53F" w14:textId="0EA4ACA5" w:rsidR="006B085A" w:rsidRPr="008C3913" w:rsidRDefault="006B085A" w:rsidP="000A2B15">
            <w:pPr>
              <w:spacing w:after="0" w:line="240" w:lineRule="auto"/>
              <w:jc w:val="both"/>
            </w:pPr>
            <w:r w:rsidRPr="008C3913">
              <w:t xml:space="preserve">We will have a meditation environment for the VR user to meditate in, the setting will be based </w:t>
            </w:r>
            <w:r w:rsidR="00460DFD" w:rsidRPr="008C3913">
              <w:t>on</w:t>
            </w:r>
            <w:r w:rsidRPr="008C3913">
              <w:t xml:space="preserve"> a garden with a house in the foreground. The user will be able to sit down and watch a </w:t>
            </w:r>
            <w:r w:rsidR="0DD0B4EB" w:rsidRPr="008C3913">
              <w:t>plant</w:t>
            </w:r>
            <w:r w:rsidRPr="008C3913">
              <w:t xml:space="preserve"> grow as they meditate, there will also be a small virtual water feature the user can listen to as they meditate.</w:t>
            </w:r>
          </w:p>
        </w:tc>
      </w:tr>
      <w:tr w:rsidR="0030486C" w:rsidRPr="00AA3DF9" w14:paraId="2B9CDA75" w14:textId="77777777" w:rsidTr="00FA2132">
        <w:trPr>
          <w:trHeight w:val="373"/>
        </w:trPr>
        <w:tc>
          <w:tcPr>
            <w:tcW w:w="2098" w:type="dxa"/>
            <w:vAlign w:val="center"/>
          </w:tcPr>
          <w:p w14:paraId="161BE1F6" w14:textId="77777777" w:rsidR="006B085A" w:rsidRPr="008C3913" w:rsidRDefault="006B085A" w:rsidP="000A2B15">
            <w:pPr>
              <w:spacing w:after="0" w:line="240" w:lineRule="auto"/>
              <w:jc w:val="both"/>
              <w:rPr>
                <w:b/>
              </w:rPr>
            </w:pPr>
            <w:r w:rsidRPr="008C3913">
              <w:rPr>
                <w:b/>
              </w:rPr>
              <w:t>Exception Handling</w:t>
            </w:r>
          </w:p>
        </w:tc>
        <w:tc>
          <w:tcPr>
            <w:tcW w:w="8108" w:type="dxa"/>
            <w:gridSpan w:val="3"/>
          </w:tcPr>
          <w:p w14:paraId="46B868E4" w14:textId="7D0B0A81" w:rsidR="006B085A" w:rsidRPr="008C3913" w:rsidRDefault="00936F59" w:rsidP="000A2B15">
            <w:pPr>
              <w:spacing w:after="0" w:line="240" w:lineRule="auto"/>
              <w:jc w:val="both"/>
            </w:pPr>
            <w:r>
              <w:t xml:space="preserve">Error message </w:t>
            </w:r>
            <w:r w:rsidR="00756543">
              <w:t>explaining the system could not load the world.</w:t>
            </w:r>
          </w:p>
        </w:tc>
      </w:tr>
    </w:tbl>
    <w:p w14:paraId="0FDA0C48" w14:textId="77777777" w:rsidR="00C24AC8" w:rsidRDefault="00C24AC8" w:rsidP="00BD6ACB">
      <w:pPr>
        <w:jc w:val="both"/>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3147"/>
        <w:gridCol w:w="2410"/>
        <w:gridCol w:w="2551"/>
      </w:tblGrid>
      <w:tr w:rsidR="0030486C" w:rsidRPr="00AA3DF9" w14:paraId="7386EC31" w14:textId="77777777" w:rsidTr="00F340E7">
        <w:trPr>
          <w:trHeight w:val="582"/>
        </w:trPr>
        <w:tc>
          <w:tcPr>
            <w:tcW w:w="5245" w:type="dxa"/>
            <w:gridSpan w:val="2"/>
            <w:vAlign w:val="center"/>
          </w:tcPr>
          <w:p w14:paraId="53F7AB53" w14:textId="5AC4D05E" w:rsidR="00DC2131" w:rsidRPr="00830BC3" w:rsidRDefault="00DC2131" w:rsidP="000A2B15">
            <w:pPr>
              <w:spacing w:after="0" w:line="240" w:lineRule="auto"/>
              <w:jc w:val="both"/>
              <w:rPr>
                <w:b/>
              </w:rPr>
            </w:pPr>
            <w:r w:rsidRPr="00830BC3">
              <w:rPr>
                <w:b/>
              </w:rPr>
              <w:t>FR 2.</w:t>
            </w:r>
            <w:r w:rsidR="0051558B" w:rsidRPr="00830BC3">
              <w:rPr>
                <w:b/>
              </w:rPr>
              <w:t>3</w:t>
            </w:r>
            <w:r w:rsidRPr="00830BC3">
              <w:rPr>
                <w:b/>
              </w:rPr>
              <w:t xml:space="preserve"> </w:t>
            </w:r>
            <w:r w:rsidR="008D509C" w:rsidRPr="00830BC3">
              <w:rPr>
                <w:b/>
              </w:rPr>
              <w:t>Additional</w:t>
            </w:r>
            <w:r w:rsidRPr="00830BC3">
              <w:rPr>
                <w:b/>
              </w:rPr>
              <w:t xml:space="preserve"> </w:t>
            </w:r>
            <w:r w:rsidR="009C6A71" w:rsidRPr="00830BC3">
              <w:rPr>
                <w:b/>
              </w:rPr>
              <w:t xml:space="preserve">Low </w:t>
            </w:r>
            <w:r w:rsidRPr="00830BC3">
              <w:rPr>
                <w:b/>
              </w:rPr>
              <w:t>Poly</w:t>
            </w:r>
            <w:r w:rsidR="00C24AC8" w:rsidRPr="00830BC3">
              <w:rPr>
                <w:b/>
              </w:rPr>
              <w:t xml:space="preserve"> </w:t>
            </w:r>
            <w:r w:rsidRPr="00830BC3">
              <w:rPr>
                <w:b/>
              </w:rPr>
              <w:t>Meditation Environment</w:t>
            </w:r>
            <w:r w:rsidR="009C6A71" w:rsidRPr="00830BC3">
              <w:rPr>
                <w:b/>
              </w:rPr>
              <w:t>s</w:t>
            </w:r>
          </w:p>
        </w:tc>
        <w:tc>
          <w:tcPr>
            <w:tcW w:w="2410" w:type="dxa"/>
            <w:vAlign w:val="center"/>
          </w:tcPr>
          <w:p w14:paraId="5F746911" w14:textId="77777777" w:rsidR="00DC2131" w:rsidRPr="00830BC3" w:rsidRDefault="00DC2131" w:rsidP="000A2B15">
            <w:pPr>
              <w:spacing w:after="0" w:line="240" w:lineRule="auto"/>
              <w:jc w:val="both"/>
              <w:rPr>
                <w:b/>
              </w:rPr>
            </w:pPr>
            <w:r w:rsidRPr="00830BC3">
              <w:rPr>
                <w:b/>
              </w:rPr>
              <w:t>Ben</w:t>
            </w:r>
          </w:p>
        </w:tc>
        <w:tc>
          <w:tcPr>
            <w:tcW w:w="2551" w:type="dxa"/>
            <w:vAlign w:val="center"/>
          </w:tcPr>
          <w:p w14:paraId="0FEF89D2" w14:textId="77777777" w:rsidR="00DC2131" w:rsidRPr="00830BC3" w:rsidRDefault="00DC2131" w:rsidP="000A2B15">
            <w:pPr>
              <w:spacing w:after="0" w:line="240" w:lineRule="auto"/>
              <w:jc w:val="both"/>
              <w:rPr>
                <w:b/>
              </w:rPr>
            </w:pPr>
            <w:r w:rsidRPr="00830BC3">
              <w:rPr>
                <w:b/>
                <w:color w:val="FFC000"/>
              </w:rPr>
              <w:t>Should</w:t>
            </w:r>
          </w:p>
        </w:tc>
      </w:tr>
      <w:tr w:rsidR="00CD05E5" w:rsidRPr="00AA3DF9" w14:paraId="5C48D2EE" w14:textId="77777777" w:rsidTr="00830BC3">
        <w:trPr>
          <w:trHeight w:val="582"/>
        </w:trPr>
        <w:tc>
          <w:tcPr>
            <w:tcW w:w="2098" w:type="dxa"/>
            <w:vAlign w:val="center"/>
          </w:tcPr>
          <w:p w14:paraId="1A2008C4" w14:textId="77777777" w:rsidR="00DC2131" w:rsidRPr="00830BC3" w:rsidRDefault="00DC2131" w:rsidP="000A2B15">
            <w:pPr>
              <w:spacing w:after="0" w:line="240" w:lineRule="auto"/>
              <w:jc w:val="both"/>
              <w:rPr>
                <w:b/>
              </w:rPr>
            </w:pPr>
            <w:r w:rsidRPr="00830BC3">
              <w:rPr>
                <w:b/>
              </w:rPr>
              <w:t>Description</w:t>
            </w:r>
          </w:p>
        </w:tc>
        <w:tc>
          <w:tcPr>
            <w:tcW w:w="8108" w:type="dxa"/>
            <w:gridSpan w:val="3"/>
          </w:tcPr>
          <w:p w14:paraId="59FD0F82" w14:textId="0D93CA93" w:rsidR="00DC2131" w:rsidRPr="00830BC3" w:rsidRDefault="006B085A" w:rsidP="000A2B15">
            <w:pPr>
              <w:spacing w:after="0" w:line="240" w:lineRule="auto"/>
              <w:jc w:val="both"/>
            </w:pPr>
            <w:r w:rsidRPr="00830BC3">
              <w:t xml:space="preserve">A low poly simplistic meditation environment based </w:t>
            </w:r>
            <w:r w:rsidR="00460DFD" w:rsidRPr="00830BC3">
              <w:t>on</w:t>
            </w:r>
            <w:r w:rsidRPr="00830BC3">
              <w:t xml:space="preserve"> a beach setting</w:t>
            </w:r>
            <w:r w:rsidR="009C6A71" w:rsidRPr="00830BC3">
              <w:t xml:space="preserve"> </w:t>
            </w:r>
            <w:r w:rsidR="00423E0F" w:rsidRPr="00830BC3">
              <w:t>and</w:t>
            </w:r>
            <w:r w:rsidR="009C6A71" w:rsidRPr="00830BC3">
              <w:t xml:space="preserve"> another one based on a forest.</w:t>
            </w:r>
          </w:p>
        </w:tc>
      </w:tr>
      <w:tr w:rsidR="00CD05E5" w:rsidRPr="00AA3DF9" w14:paraId="1022D97D" w14:textId="77777777" w:rsidTr="00830BC3">
        <w:trPr>
          <w:trHeight w:val="582"/>
        </w:trPr>
        <w:tc>
          <w:tcPr>
            <w:tcW w:w="2098" w:type="dxa"/>
            <w:vAlign w:val="center"/>
          </w:tcPr>
          <w:p w14:paraId="70D0D318" w14:textId="77777777" w:rsidR="00DC2131" w:rsidRPr="00830BC3" w:rsidRDefault="00DC2131" w:rsidP="000A2B15">
            <w:pPr>
              <w:spacing w:after="0" w:line="240" w:lineRule="auto"/>
              <w:jc w:val="both"/>
              <w:rPr>
                <w:b/>
              </w:rPr>
            </w:pPr>
            <w:r w:rsidRPr="00830BC3">
              <w:rPr>
                <w:b/>
              </w:rPr>
              <w:t>Dependencies</w:t>
            </w:r>
          </w:p>
        </w:tc>
        <w:tc>
          <w:tcPr>
            <w:tcW w:w="8108" w:type="dxa"/>
            <w:gridSpan w:val="3"/>
          </w:tcPr>
          <w:p w14:paraId="1C67F63B" w14:textId="77777777" w:rsidR="00DC2131" w:rsidRDefault="0051558B" w:rsidP="000A2B15">
            <w:pPr>
              <w:spacing w:after="0" w:line="240" w:lineRule="auto"/>
              <w:jc w:val="both"/>
            </w:pPr>
            <w:r w:rsidRPr="00830BC3">
              <w:rPr>
                <w:b/>
              </w:rPr>
              <w:t>FR 3.2</w:t>
            </w:r>
            <w:r w:rsidRPr="00830BC3">
              <w:t xml:space="preserve"> Secondary user config</w:t>
            </w:r>
          </w:p>
          <w:p w14:paraId="163F295F" w14:textId="060B10CD" w:rsidR="00DC2131" w:rsidRPr="00830BC3" w:rsidRDefault="0012150F" w:rsidP="000A2B15">
            <w:pPr>
              <w:spacing w:after="0" w:line="240" w:lineRule="auto"/>
              <w:jc w:val="both"/>
            </w:pPr>
            <w:r w:rsidRPr="00B31CE6">
              <w:rPr>
                <w:b/>
                <w:bCs/>
              </w:rPr>
              <w:t>FR 2.2</w:t>
            </w:r>
            <w:r>
              <w:t xml:space="preserve"> Low Poly Meditation Environment</w:t>
            </w:r>
          </w:p>
        </w:tc>
      </w:tr>
      <w:tr w:rsidR="00CD05E5" w:rsidRPr="00AA3DF9" w14:paraId="0BAAD8B6" w14:textId="77777777" w:rsidTr="00830BC3">
        <w:trPr>
          <w:trHeight w:val="582"/>
        </w:trPr>
        <w:tc>
          <w:tcPr>
            <w:tcW w:w="2098" w:type="dxa"/>
            <w:vAlign w:val="center"/>
          </w:tcPr>
          <w:p w14:paraId="23FE37D3" w14:textId="77777777" w:rsidR="00DC2131" w:rsidRPr="00830BC3" w:rsidRDefault="00DC2131" w:rsidP="000A2B15">
            <w:pPr>
              <w:spacing w:after="0" w:line="240" w:lineRule="auto"/>
              <w:jc w:val="both"/>
              <w:rPr>
                <w:b/>
              </w:rPr>
            </w:pPr>
            <w:r w:rsidRPr="00830BC3">
              <w:rPr>
                <w:b/>
              </w:rPr>
              <w:t>Expected Results</w:t>
            </w:r>
          </w:p>
        </w:tc>
        <w:tc>
          <w:tcPr>
            <w:tcW w:w="8108" w:type="dxa"/>
            <w:gridSpan w:val="3"/>
          </w:tcPr>
          <w:p w14:paraId="6AB061F5" w14:textId="2B73ED28" w:rsidR="009C6A71" w:rsidRPr="00830BC3" w:rsidRDefault="0051558B" w:rsidP="000A2B15">
            <w:pPr>
              <w:spacing w:after="0" w:line="240" w:lineRule="auto"/>
              <w:jc w:val="both"/>
            </w:pPr>
            <w:r w:rsidRPr="00830BC3">
              <w:t xml:space="preserve">We will have </w:t>
            </w:r>
            <w:r w:rsidR="009C6A71" w:rsidRPr="00830BC3">
              <w:t>multiple</w:t>
            </w:r>
            <w:r w:rsidRPr="00830BC3">
              <w:t xml:space="preserve"> meditation environment</w:t>
            </w:r>
            <w:r w:rsidR="009C6A71" w:rsidRPr="00830BC3">
              <w:t>s</w:t>
            </w:r>
            <w:r w:rsidRPr="00830BC3">
              <w:t xml:space="preserve"> for the VR user to meditate in</w:t>
            </w:r>
            <w:r w:rsidR="006C24D7" w:rsidRPr="00830BC3">
              <w:t>. Each environment will have a distinct theme to it</w:t>
            </w:r>
            <w:r w:rsidR="00A364E6" w:rsidRPr="00830BC3">
              <w:t>, for example,</w:t>
            </w:r>
            <w:r w:rsidR="00201BD2" w:rsidRPr="00830BC3">
              <w:t xml:space="preserve"> a beach </w:t>
            </w:r>
            <w:r w:rsidR="00A364E6" w:rsidRPr="00830BC3">
              <w:t>or a forest environment.</w:t>
            </w:r>
          </w:p>
        </w:tc>
      </w:tr>
      <w:tr w:rsidR="00F309D9" w:rsidRPr="00AA3DF9" w14:paraId="28956E39" w14:textId="77777777" w:rsidTr="00FA2132">
        <w:trPr>
          <w:trHeight w:val="363"/>
        </w:trPr>
        <w:tc>
          <w:tcPr>
            <w:tcW w:w="2098" w:type="dxa"/>
            <w:vAlign w:val="center"/>
          </w:tcPr>
          <w:p w14:paraId="34487664" w14:textId="77777777" w:rsidR="00DC2131" w:rsidRPr="00830BC3" w:rsidRDefault="00DC2131" w:rsidP="000A2B15">
            <w:pPr>
              <w:spacing w:after="0" w:line="240" w:lineRule="auto"/>
              <w:jc w:val="both"/>
              <w:rPr>
                <w:b/>
              </w:rPr>
            </w:pPr>
            <w:r w:rsidRPr="00830BC3">
              <w:rPr>
                <w:b/>
              </w:rPr>
              <w:t>Exception Handling</w:t>
            </w:r>
          </w:p>
        </w:tc>
        <w:tc>
          <w:tcPr>
            <w:tcW w:w="8108" w:type="dxa"/>
            <w:gridSpan w:val="3"/>
          </w:tcPr>
          <w:p w14:paraId="5AF29D9D" w14:textId="3184A258" w:rsidR="00DC2131" w:rsidRPr="00830BC3" w:rsidRDefault="00A95D39" w:rsidP="000A2B15">
            <w:pPr>
              <w:spacing w:after="0" w:line="240" w:lineRule="auto"/>
              <w:jc w:val="both"/>
            </w:pPr>
            <w:r w:rsidRPr="00830BC3">
              <w:t xml:space="preserve">Notify the </w:t>
            </w:r>
            <w:r w:rsidR="00FB7DE1">
              <w:t xml:space="preserve">researcher </w:t>
            </w:r>
            <w:r w:rsidRPr="00830BC3">
              <w:t>that the selected environment is not available.</w:t>
            </w:r>
          </w:p>
        </w:tc>
      </w:tr>
    </w:tbl>
    <w:p w14:paraId="411909F1" w14:textId="77777777" w:rsidR="008024F8" w:rsidRDefault="008024F8" w:rsidP="00BD6ACB">
      <w:pPr>
        <w:jc w:val="both"/>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3147"/>
        <w:gridCol w:w="2410"/>
        <w:gridCol w:w="2551"/>
      </w:tblGrid>
      <w:tr w:rsidR="00202224" w:rsidRPr="00AA3DF9" w14:paraId="783110E4" w14:textId="77777777" w:rsidTr="00FA2132">
        <w:trPr>
          <w:cantSplit/>
          <w:trHeight w:val="389"/>
        </w:trPr>
        <w:tc>
          <w:tcPr>
            <w:tcW w:w="5245" w:type="dxa"/>
            <w:gridSpan w:val="2"/>
            <w:vAlign w:val="center"/>
          </w:tcPr>
          <w:p w14:paraId="12ED9939" w14:textId="7800C410" w:rsidR="00DC2131" w:rsidRPr="00646FA3" w:rsidRDefault="00DC2131" w:rsidP="000A2B15">
            <w:pPr>
              <w:spacing w:after="0" w:line="240" w:lineRule="auto"/>
              <w:jc w:val="both"/>
              <w:rPr>
                <w:b/>
              </w:rPr>
            </w:pPr>
            <w:r w:rsidRPr="00646FA3">
              <w:rPr>
                <w:b/>
              </w:rPr>
              <w:t>FR 2.</w:t>
            </w:r>
            <w:r w:rsidR="00F0039C" w:rsidRPr="00646FA3">
              <w:rPr>
                <w:b/>
              </w:rPr>
              <w:t>4</w:t>
            </w:r>
            <w:r w:rsidRPr="00646FA3">
              <w:rPr>
                <w:b/>
              </w:rPr>
              <w:t xml:space="preserve"> Music and Atmospheric Sound</w:t>
            </w:r>
          </w:p>
        </w:tc>
        <w:tc>
          <w:tcPr>
            <w:tcW w:w="2410" w:type="dxa"/>
            <w:vAlign w:val="center"/>
          </w:tcPr>
          <w:p w14:paraId="401BE17F" w14:textId="77777777" w:rsidR="00DC2131" w:rsidRPr="00646FA3" w:rsidRDefault="00DC2131" w:rsidP="000A2B15">
            <w:pPr>
              <w:spacing w:after="0" w:line="240" w:lineRule="auto"/>
              <w:jc w:val="both"/>
              <w:rPr>
                <w:b/>
              </w:rPr>
            </w:pPr>
            <w:r w:rsidRPr="00646FA3">
              <w:rPr>
                <w:b/>
              </w:rPr>
              <w:t>Tom</w:t>
            </w:r>
          </w:p>
        </w:tc>
        <w:tc>
          <w:tcPr>
            <w:tcW w:w="2551" w:type="dxa"/>
            <w:vAlign w:val="center"/>
          </w:tcPr>
          <w:p w14:paraId="08A68B0C" w14:textId="77777777" w:rsidR="00DC2131" w:rsidRPr="00646FA3" w:rsidRDefault="00DC2131" w:rsidP="000A2B15">
            <w:pPr>
              <w:spacing w:after="0" w:line="240" w:lineRule="auto"/>
              <w:jc w:val="both"/>
              <w:rPr>
                <w:b/>
              </w:rPr>
            </w:pPr>
            <w:r w:rsidRPr="00646FA3">
              <w:rPr>
                <w:b/>
                <w:color w:val="FFC000"/>
              </w:rPr>
              <w:t>Should</w:t>
            </w:r>
          </w:p>
        </w:tc>
      </w:tr>
      <w:tr w:rsidR="00984E65" w:rsidRPr="00AA3DF9" w14:paraId="2375C685" w14:textId="77777777" w:rsidTr="00121811">
        <w:trPr>
          <w:cantSplit/>
          <w:trHeight w:val="409"/>
        </w:trPr>
        <w:tc>
          <w:tcPr>
            <w:tcW w:w="2098" w:type="dxa"/>
            <w:vAlign w:val="center"/>
          </w:tcPr>
          <w:p w14:paraId="0D61EA40" w14:textId="77777777" w:rsidR="00DC2131" w:rsidRPr="00646FA3" w:rsidRDefault="00DC2131" w:rsidP="000A2B15">
            <w:pPr>
              <w:spacing w:after="0" w:line="240" w:lineRule="auto"/>
              <w:jc w:val="both"/>
              <w:rPr>
                <w:b/>
              </w:rPr>
            </w:pPr>
            <w:r w:rsidRPr="00646FA3">
              <w:rPr>
                <w:b/>
              </w:rPr>
              <w:t>Description</w:t>
            </w:r>
          </w:p>
        </w:tc>
        <w:tc>
          <w:tcPr>
            <w:tcW w:w="8108" w:type="dxa"/>
            <w:gridSpan w:val="3"/>
          </w:tcPr>
          <w:p w14:paraId="006450A0" w14:textId="03EE36E9" w:rsidR="00DC2131" w:rsidRPr="00646FA3" w:rsidRDefault="00DC2131" w:rsidP="000A2B15">
            <w:pPr>
              <w:spacing w:after="0" w:line="240" w:lineRule="auto"/>
              <w:jc w:val="both"/>
            </w:pPr>
            <w:r w:rsidRPr="00646FA3">
              <w:t xml:space="preserve">Relaxing sounds and music for each environment to </w:t>
            </w:r>
            <w:r w:rsidR="00742F82">
              <w:t>give a focal point for meditation.</w:t>
            </w:r>
          </w:p>
        </w:tc>
      </w:tr>
      <w:tr w:rsidR="00202224" w:rsidRPr="00AA3DF9" w14:paraId="0C296EE9" w14:textId="77777777" w:rsidTr="00121811">
        <w:trPr>
          <w:cantSplit/>
          <w:trHeight w:val="582"/>
        </w:trPr>
        <w:tc>
          <w:tcPr>
            <w:tcW w:w="2098" w:type="dxa"/>
            <w:vAlign w:val="center"/>
          </w:tcPr>
          <w:p w14:paraId="784D9F3A" w14:textId="77777777" w:rsidR="00DC2131" w:rsidRPr="00646FA3" w:rsidRDefault="00DC2131" w:rsidP="000A2B15">
            <w:pPr>
              <w:spacing w:after="0" w:line="240" w:lineRule="auto"/>
              <w:jc w:val="both"/>
              <w:rPr>
                <w:b/>
              </w:rPr>
            </w:pPr>
            <w:r w:rsidRPr="00646FA3">
              <w:rPr>
                <w:b/>
              </w:rPr>
              <w:t>Dependencies</w:t>
            </w:r>
          </w:p>
        </w:tc>
        <w:tc>
          <w:tcPr>
            <w:tcW w:w="8108" w:type="dxa"/>
            <w:gridSpan w:val="3"/>
          </w:tcPr>
          <w:p w14:paraId="6573234B" w14:textId="77777777" w:rsidR="00DC2131" w:rsidRDefault="00DC2131" w:rsidP="000A2B15">
            <w:pPr>
              <w:spacing w:after="0" w:line="240" w:lineRule="auto"/>
              <w:jc w:val="both"/>
            </w:pPr>
            <w:r w:rsidRPr="00646FA3">
              <w:rPr>
                <w:b/>
              </w:rPr>
              <w:t>FR 3.2</w:t>
            </w:r>
            <w:r w:rsidRPr="00646FA3">
              <w:t xml:space="preserve"> Secondary user config</w:t>
            </w:r>
          </w:p>
          <w:p w14:paraId="54E26429" w14:textId="670B87A0" w:rsidR="00DC2131" w:rsidRPr="00646FA3" w:rsidRDefault="0074037F" w:rsidP="000A2B15">
            <w:pPr>
              <w:spacing w:after="0" w:line="240" w:lineRule="auto"/>
              <w:jc w:val="both"/>
            </w:pPr>
            <w:r w:rsidRPr="00711BEB">
              <w:rPr>
                <w:b/>
              </w:rPr>
              <w:t>FR 2.2</w:t>
            </w:r>
            <w:r>
              <w:t xml:space="preserve"> Low Poly meditation Environment</w:t>
            </w:r>
          </w:p>
        </w:tc>
      </w:tr>
      <w:tr w:rsidR="00202224" w:rsidRPr="00AA3DF9" w14:paraId="34A88583" w14:textId="77777777" w:rsidTr="00121811">
        <w:trPr>
          <w:cantSplit/>
          <w:trHeight w:val="582"/>
        </w:trPr>
        <w:tc>
          <w:tcPr>
            <w:tcW w:w="2098" w:type="dxa"/>
            <w:vAlign w:val="center"/>
          </w:tcPr>
          <w:p w14:paraId="2C909758" w14:textId="77777777" w:rsidR="00DC2131" w:rsidRPr="00646FA3" w:rsidRDefault="00DC2131" w:rsidP="000A2B15">
            <w:pPr>
              <w:spacing w:after="0" w:line="240" w:lineRule="auto"/>
              <w:jc w:val="both"/>
              <w:rPr>
                <w:b/>
              </w:rPr>
            </w:pPr>
            <w:r w:rsidRPr="00646FA3">
              <w:rPr>
                <w:b/>
              </w:rPr>
              <w:t>Expected Results</w:t>
            </w:r>
          </w:p>
        </w:tc>
        <w:tc>
          <w:tcPr>
            <w:tcW w:w="8108" w:type="dxa"/>
            <w:gridSpan w:val="3"/>
          </w:tcPr>
          <w:p w14:paraId="420AD55F" w14:textId="70E6428A" w:rsidR="00DC2131" w:rsidRPr="00646FA3" w:rsidRDefault="00901BAD" w:rsidP="000A2B15">
            <w:pPr>
              <w:spacing w:after="0" w:line="240" w:lineRule="auto"/>
              <w:jc w:val="both"/>
            </w:pPr>
            <w:r>
              <w:t>There will be background sounds that match the theme of the currently selected environment.</w:t>
            </w:r>
            <w:r w:rsidR="001A0E53">
              <w:t xml:space="preserve"> The sounds will aim to b</w:t>
            </w:r>
            <w:r w:rsidR="00E5264B">
              <w:t>e relaxing and not distract from the visual environment.</w:t>
            </w:r>
          </w:p>
        </w:tc>
      </w:tr>
      <w:tr w:rsidR="00202224" w:rsidRPr="00AA3DF9" w14:paraId="52E1F5EA" w14:textId="77777777" w:rsidTr="00121811">
        <w:trPr>
          <w:cantSplit/>
          <w:trHeight w:val="582"/>
        </w:trPr>
        <w:tc>
          <w:tcPr>
            <w:tcW w:w="2098" w:type="dxa"/>
            <w:vAlign w:val="center"/>
          </w:tcPr>
          <w:p w14:paraId="4016D0ED" w14:textId="77777777" w:rsidR="00DC2131" w:rsidRPr="00646FA3" w:rsidRDefault="00DC2131" w:rsidP="000A2B15">
            <w:pPr>
              <w:spacing w:after="0" w:line="240" w:lineRule="auto"/>
              <w:jc w:val="both"/>
              <w:rPr>
                <w:b/>
              </w:rPr>
            </w:pPr>
            <w:r w:rsidRPr="00646FA3">
              <w:rPr>
                <w:b/>
              </w:rPr>
              <w:t>Exception Handling</w:t>
            </w:r>
          </w:p>
        </w:tc>
        <w:tc>
          <w:tcPr>
            <w:tcW w:w="8108" w:type="dxa"/>
            <w:gridSpan w:val="3"/>
          </w:tcPr>
          <w:p w14:paraId="013B16AF" w14:textId="6277FBA5" w:rsidR="00DC2131" w:rsidRPr="00646FA3" w:rsidRDefault="00DC2131" w:rsidP="000A2B15">
            <w:pPr>
              <w:spacing w:after="0" w:line="240" w:lineRule="auto"/>
              <w:jc w:val="both"/>
            </w:pPr>
            <w:r w:rsidRPr="00646FA3">
              <w:t>If the music or sounds do not load, then the user/researcher will have the choice to reload or continue without</w:t>
            </w:r>
            <w:r w:rsidR="00C144AD">
              <w:t>.</w:t>
            </w:r>
          </w:p>
        </w:tc>
      </w:tr>
    </w:tbl>
    <w:p w14:paraId="30B9DF90" w14:textId="77777777" w:rsidR="00FE45FD" w:rsidRDefault="00FE45FD" w:rsidP="00BD6ACB">
      <w:pPr>
        <w:jc w:val="both"/>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4"/>
        <w:gridCol w:w="3431"/>
        <w:gridCol w:w="2410"/>
        <w:gridCol w:w="2551"/>
      </w:tblGrid>
      <w:tr w:rsidR="00F309D9" w:rsidRPr="00AA3DF9" w14:paraId="0B7DF080" w14:textId="77777777" w:rsidTr="002965B3">
        <w:trPr>
          <w:trHeight w:val="310"/>
        </w:trPr>
        <w:tc>
          <w:tcPr>
            <w:tcW w:w="5245" w:type="dxa"/>
            <w:gridSpan w:val="2"/>
            <w:vAlign w:val="center"/>
          </w:tcPr>
          <w:p w14:paraId="4953B8B1" w14:textId="3A238AB9" w:rsidR="00DC2131" w:rsidRPr="00830BC3" w:rsidRDefault="00DC2131" w:rsidP="000A2B15">
            <w:pPr>
              <w:spacing w:after="0" w:line="240" w:lineRule="auto"/>
              <w:jc w:val="both"/>
              <w:rPr>
                <w:b/>
              </w:rPr>
            </w:pPr>
            <w:r w:rsidRPr="00830BC3">
              <w:rPr>
                <w:b/>
              </w:rPr>
              <w:t>FR 2.</w:t>
            </w:r>
            <w:r w:rsidR="00F0039C" w:rsidRPr="00830BC3">
              <w:rPr>
                <w:b/>
              </w:rPr>
              <w:t>5</w:t>
            </w:r>
            <w:r w:rsidRPr="00830BC3">
              <w:rPr>
                <w:b/>
              </w:rPr>
              <w:t xml:space="preserve"> Audio Meditation Guidance</w:t>
            </w:r>
          </w:p>
        </w:tc>
        <w:tc>
          <w:tcPr>
            <w:tcW w:w="2410" w:type="dxa"/>
            <w:vAlign w:val="center"/>
          </w:tcPr>
          <w:p w14:paraId="2BE13478" w14:textId="77777777" w:rsidR="00DC2131" w:rsidRPr="00830BC3" w:rsidRDefault="00DC2131" w:rsidP="000A2B15">
            <w:pPr>
              <w:spacing w:after="0" w:line="240" w:lineRule="auto"/>
              <w:jc w:val="both"/>
              <w:rPr>
                <w:b/>
              </w:rPr>
            </w:pPr>
            <w:r w:rsidRPr="00830BC3">
              <w:rPr>
                <w:b/>
              </w:rPr>
              <w:t>Tom</w:t>
            </w:r>
          </w:p>
        </w:tc>
        <w:tc>
          <w:tcPr>
            <w:tcW w:w="2551" w:type="dxa"/>
            <w:vAlign w:val="center"/>
          </w:tcPr>
          <w:p w14:paraId="79A6B515" w14:textId="77777777" w:rsidR="00DC2131" w:rsidRPr="00830BC3" w:rsidRDefault="00DC2131" w:rsidP="000A2B15">
            <w:pPr>
              <w:spacing w:after="0" w:line="240" w:lineRule="auto"/>
              <w:jc w:val="both"/>
              <w:rPr>
                <w:b/>
              </w:rPr>
            </w:pPr>
            <w:r w:rsidRPr="00830BC3">
              <w:rPr>
                <w:b/>
                <w:color w:val="FFC000"/>
              </w:rPr>
              <w:t>Should</w:t>
            </w:r>
          </w:p>
        </w:tc>
      </w:tr>
      <w:tr w:rsidR="00A81FAC" w:rsidRPr="00AA3DF9" w14:paraId="52FC9011" w14:textId="77777777" w:rsidTr="00121811">
        <w:trPr>
          <w:trHeight w:val="520"/>
        </w:trPr>
        <w:tc>
          <w:tcPr>
            <w:tcW w:w="1814" w:type="dxa"/>
            <w:vAlign w:val="center"/>
          </w:tcPr>
          <w:p w14:paraId="79801A5D" w14:textId="77777777" w:rsidR="00DC2131" w:rsidRPr="00830BC3" w:rsidRDefault="00DC2131" w:rsidP="000A2B15">
            <w:pPr>
              <w:spacing w:after="0" w:line="240" w:lineRule="auto"/>
              <w:jc w:val="both"/>
              <w:rPr>
                <w:b/>
              </w:rPr>
            </w:pPr>
            <w:r w:rsidRPr="00830BC3">
              <w:rPr>
                <w:b/>
              </w:rPr>
              <w:t>Description</w:t>
            </w:r>
          </w:p>
        </w:tc>
        <w:tc>
          <w:tcPr>
            <w:tcW w:w="8392" w:type="dxa"/>
            <w:gridSpan w:val="3"/>
          </w:tcPr>
          <w:p w14:paraId="42806702" w14:textId="4B1D5063" w:rsidR="00DC2131" w:rsidRPr="00830BC3" w:rsidRDefault="00DC2131" w:rsidP="000A2B15">
            <w:pPr>
              <w:spacing w:after="0" w:line="240" w:lineRule="auto"/>
              <w:jc w:val="both"/>
            </w:pPr>
            <w:r w:rsidRPr="00830BC3">
              <w:t xml:space="preserve">There </w:t>
            </w:r>
            <w:r w:rsidR="00770C30">
              <w:t xml:space="preserve">will be </w:t>
            </w:r>
            <w:r w:rsidRPr="00830BC3">
              <w:t xml:space="preserve">audio </w:t>
            </w:r>
            <w:r w:rsidR="00770C30">
              <w:t xml:space="preserve">prompts </w:t>
            </w:r>
            <w:r w:rsidRPr="00830BC3">
              <w:t xml:space="preserve">played to the user to help </w:t>
            </w:r>
            <w:r w:rsidR="00A768B0">
              <w:t>guide them.</w:t>
            </w:r>
          </w:p>
        </w:tc>
      </w:tr>
      <w:tr w:rsidR="0030486C" w:rsidRPr="00AA3DF9" w14:paraId="4B621760" w14:textId="77777777" w:rsidTr="00121811">
        <w:trPr>
          <w:trHeight w:val="426"/>
        </w:trPr>
        <w:tc>
          <w:tcPr>
            <w:tcW w:w="1814" w:type="dxa"/>
            <w:vAlign w:val="center"/>
          </w:tcPr>
          <w:p w14:paraId="3E2FBBEF" w14:textId="77777777" w:rsidR="00DC2131" w:rsidRPr="00830BC3" w:rsidRDefault="00DC2131" w:rsidP="000A2B15">
            <w:pPr>
              <w:spacing w:after="0" w:line="240" w:lineRule="auto"/>
              <w:jc w:val="both"/>
              <w:rPr>
                <w:b/>
              </w:rPr>
            </w:pPr>
            <w:r w:rsidRPr="00830BC3">
              <w:rPr>
                <w:b/>
              </w:rPr>
              <w:t>Dependencies</w:t>
            </w:r>
          </w:p>
        </w:tc>
        <w:tc>
          <w:tcPr>
            <w:tcW w:w="8392" w:type="dxa"/>
            <w:gridSpan w:val="3"/>
          </w:tcPr>
          <w:p w14:paraId="48499EE8" w14:textId="77777777" w:rsidR="00DC2131" w:rsidRPr="00830BC3" w:rsidRDefault="00DC2131" w:rsidP="000A2B15">
            <w:pPr>
              <w:spacing w:after="0" w:line="240" w:lineRule="auto"/>
              <w:jc w:val="both"/>
            </w:pPr>
            <w:r w:rsidRPr="00830BC3">
              <w:rPr>
                <w:b/>
              </w:rPr>
              <w:t>FR 3.2</w:t>
            </w:r>
            <w:r w:rsidRPr="00830BC3">
              <w:t xml:space="preserve"> Secondary user config</w:t>
            </w:r>
          </w:p>
        </w:tc>
      </w:tr>
      <w:tr w:rsidR="00F309D9" w:rsidRPr="00AA3DF9" w14:paraId="7CDBB4A8" w14:textId="77777777" w:rsidTr="00121811">
        <w:trPr>
          <w:trHeight w:val="687"/>
        </w:trPr>
        <w:tc>
          <w:tcPr>
            <w:tcW w:w="1814" w:type="dxa"/>
            <w:vAlign w:val="center"/>
          </w:tcPr>
          <w:p w14:paraId="0D27A9B3" w14:textId="77777777" w:rsidR="00DC2131" w:rsidRPr="00830BC3" w:rsidRDefault="00DC2131" w:rsidP="000A2B15">
            <w:pPr>
              <w:spacing w:after="0" w:line="240" w:lineRule="auto"/>
              <w:jc w:val="both"/>
              <w:rPr>
                <w:b/>
              </w:rPr>
            </w:pPr>
            <w:r w:rsidRPr="00830BC3">
              <w:rPr>
                <w:b/>
              </w:rPr>
              <w:t>Expected Results</w:t>
            </w:r>
          </w:p>
        </w:tc>
        <w:tc>
          <w:tcPr>
            <w:tcW w:w="8392" w:type="dxa"/>
            <w:gridSpan w:val="3"/>
          </w:tcPr>
          <w:p w14:paraId="3DDA5AD7" w14:textId="7B9167BC" w:rsidR="00DC2131" w:rsidRPr="00830BC3" w:rsidRDefault="00DC2131" w:rsidP="000A2B15">
            <w:pPr>
              <w:spacing w:after="0" w:line="240" w:lineRule="auto"/>
              <w:jc w:val="both"/>
            </w:pPr>
            <w:r w:rsidRPr="00830BC3">
              <w:t xml:space="preserve">There </w:t>
            </w:r>
            <w:r w:rsidR="00A768B0">
              <w:t xml:space="preserve">will be </w:t>
            </w:r>
            <w:r w:rsidRPr="00830BC3">
              <w:t>audio guid</w:t>
            </w:r>
            <w:r w:rsidR="00A768B0">
              <w:t>ance</w:t>
            </w:r>
            <w:r w:rsidRPr="00830BC3">
              <w:t xml:space="preserve"> to help the user, </w:t>
            </w:r>
            <w:r w:rsidR="0060646C">
              <w:t>in the form of reassuring messages while they meditate.</w:t>
            </w:r>
          </w:p>
        </w:tc>
      </w:tr>
      <w:tr w:rsidR="00F309D9" w:rsidRPr="00AA3DF9" w14:paraId="3736D9C6" w14:textId="77777777" w:rsidTr="00A768B0">
        <w:trPr>
          <w:trHeight w:val="582"/>
        </w:trPr>
        <w:tc>
          <w:tcPr>
            <w:tcW w:w="1814" w:type="dxa"/>
            <w:vAlign w:val="center"/>
          </w:tcPr>
          <w:p w14:paraId="13AE86F9" w14:textId="77777777" w:rsidR="00DC2131" w:rsidRPr="00830BC3" w:rsidRDefault="00DC2131" w:rsidP="000A2B15">
            <w:pPr>
              <w:spacing w:after="0" w:line="240" w:lineRule="auto"/>
              <w:jc w:val="both"/>
              <w:rPr>
                <w:b/>
              </w:rPr>
            </w:pPr>
            <w:r w:rsidRPr="00830BC3">
              <w:rPr>
                <w:b/>
              </w:rPr>
              <w:t>Exception Handling</w:t>
            </w:r>
          </w:p>
        </w:tc>
        <w:tc>
          <w:tcPr>
            <w:tcW w:w="8392" w:type="dxa"/>
            <w:gridSpan w:val="3"/>
          </w:tcPr>
          <w:p w14:paraId="2F38F5B4" w14:textId="34B5F2B4" w:rsidR="00DC2131" w:rsidRPr="00830BC3" w:rsidRDefault="00DC2131" w:rsidP="000A2B15">
            <w:pPr>
              <w:spacing w:after="0" w:line="240" w:lineRule="auto"/>
              <w:jc w:val="both"/>
            </w:pPr>
            <w:r w:rsidRPr="00830BC3">
              <w:t>If sound files don’t load</w:t>
            </w:r>
            <w:r w:rsidR="008B653E">
              <w:t xml:space="preserve"> or are not available</w:t>
            </w:r>
            <w:r w:rsidRPr="00830BC3">
              <w:t xml:space="preserve">, then there </w:t>
            </w:r>
            <w:r w:rsidR="00876D12">
              <w:t>will be an error message. The user/researcher will then choose whether to proceed without sound or restart.</w:t>
            </w:r>
          </w:p>
        </w:tc>
      </w:tr>
    </w:tbl>
    <w:p w14:paraId="773DA927" w14:textId="77777777" w:rsidR="000B5D6E" w:rsidRPr="00BF662B" w:rsidRDefault="000B5D6E" w:rsidP="00BD6ACB">
      <w:pPr>
        <w:pStyle w:val="Heading2"/>
        <w:jc w:val="both"/>
        <w:rPr>
          <w:rFonts w:asciiTheme="minorHAnsi" w:hAnsiTheme="minorHAnsi" w:cstheme="minorHAnsi"/>
        </w:rPr>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4"/>
        <w:gridCol w:w="3431"/>
        <w:gridCol w:w="2410"/>
        <w:gridCol w:w="2551"/>
      </w:tblGrid>
      <w:tr w:rsidR="00CD05E5" w:rsidRPr="00AA3DF9" w14:paraId="0B1C63ED" w14:textId="77777777" w:rsidTr="002965B3">
        <w:trPr>
          <w:trHeight w:val="217"/>
        </w:trPr>
        <w:tc>
          <w:tcPr>
            <w:tcW w:w="5245" w:type="dxa"/>
            <w:gridSpan w:val="2"/>
            <w:vAlign w:val="center"/>
          </w:tcPr>
          <w:p w14:paraId="4F8632F2" w14:textId="39985E79" w:rsidR="007648AD" w:rsidRPr="00876D12" w:rsidRDefault="007648AD" w:rsidP="000A2B15">
            <w:pPr>
              <w:spacing w:after="0" w:line="240" w:lineRule="auto"/>
              <w:jc w:val="both"/>
              <w:rPr>
                <w:b/>
              </w:rPr>
            </w:pPr>
            <w:r w:rsidRPr="00876D12">
              <w:rPr>
                <w:b/>
              </w:rPr>
              <w:t>FR 2.</w:t>
            </w:r>
            <w:r w:rsidR="00F0039C" w:rsidRPr="00876D12">
              <w:rPr>
                <w:b/>
              </w:rPr>
              <w:t>6</w:t>
            </w:r>
            <w:r w:rsidRPr="00876D12">
              <w:rPr>
                <w:b/>
              </w:rPr>
              <w:t xml:space="preserve"> </w:t>
            </w:r>
            <w:r w:rsidR="00243FD1" w:rsidRPr="00876D12">
              <w:rPr>
                <w:b/>
              </w:rPr>
              <w:t xml:space="preserve">Detailed </w:t>
            </w:r>
            <w:r w:rsidRPr="00876D12">
              <w:rPr>
                <w:b/>
              </w:rPr>
              <w:t>User Movement</w:t>
            </w:r>
            <w:r w:rsidR="00243FD1" w:rsidRPr="00876D12">
              <w:rPr>
                <w:b/>
              </w:rPr>
              <w:t xml:space="preserve"> Around Environment</w:t>
            </w:r>
          </w:p>
        </w:tc>
        <w:tc>
          <w:tcPr>
            <w:tcW w:w="2410" w:type="dxa"/>
            <w:vAlign w:val="center"/>
          </w:tcPr>
          <w:p w14:paraId="6A5D413B" w14:textId="52FAC0B3" w:rsidR="007648AD" w:rsidRPr="00876D12" w:rsidRDefault="00022255" w:rsidP="000A2B15">
            <w:pPr>
              <w:spacing w:after="0"/>
              <w:jc w:val="both"/>
              <w:rPr>
                <w:b/>
              </w:rPr>
            </w:pPr>
            <w:r w:rsidRPr="00876D12">
              <w:rPr>
                <w:b/>
              </w:rPr>
              <w:t>Ben</w:t>
            </w:r>
          </w:p>
        </w:tc>
        <w:tc>
          <w:tcPr>
            <w:tcW w:w="2551" w:type="dxa"/>
            <w:vAlign w:val="center"/>
          </w:tcPr>
          <w:p w14:paraId="169C740A" w14:textId="04196BB2" w:rsidR="007648AD" w:rsidRPr="00876D12" w:rsidRDefault="007648AD" w:rsidP="000A2B15">
            <w:pPr>
              <w:spacing w:after="0"/>
              <w:jc w:val="both"/>
              <w:rPr>
                <w:b/>
                <w:color w:val="FFFF00"/>
              </w:rPr>
            </w:pPr>
            <w:r w:rsidRPr="00876D12">
              <w:rPr>
                <w:b/>
                <w:color w:val="00B050"/>
              </w:rPr>
              <w:t>Could</w:t>
            </w:r>
          </w:p>
        </w:tc>
      </w:tr>
      <w:tr w:rsidR="00CD05E5" w:rsidRPr="00AA3DF9" w14:paraId="01D661D3" w14:textId="77777777" w:rsidTr="002965B3">
        <w:trPr>
          <w:trHeight w:val="349"/>
        </w:trPr>
        <w:tc>
          <w:tcPr>
            <w:tcW w:w="1814" w:type="dxa"/>
            <w:vAlign w:val="center"/>
          </w:tcPr>
          <w:p w14:paraId="5B3228BA" w14:textId="77777777" w:rsidR="007648AD" w:rsidRPr="00876D12" w:rsidRDefault="007648AD" w:rsidP="000A2B15">
            <w:pPr>
              <w:spacing w:after="0" w:line="240" w:lineRule="auto"/>
              <w:jc w:val="both"/>
              <w:rPr>
                <w:b/>
              </w:rPr>
            </w:pPr>
            <w:r w:rsidRPr="00876D12">
              <w:rPr>
                <w:b/>
              </w:rPr>
              <w:t>Description</w:t>
            </w:r>
          </w:p>
        </w:tc>
        <w:tc>
          <w:tcPr>
            <w:tcW w:w="8392" w:type="dxa"/>
            <w:gridSpan w:val="3"/>
          </w:tcPr>
          <w:p w14:paraId="2E51592A" w14:textId="1FD36103" w:rsidR="007648AD" w:rsidRPr="00876D12" w:rsidRDefault="00243FD1" w:rsidP="000A2B15">
            <w:pPr>
              <w:spacing w:after="0"/>
              <w:jc w:val="both"/>
            </w:pPr>
            <w:r w:rsidRPr="00876D12">
              <w:t xml:space="preserve">The user </w:t>
            </w:r>
            <w:r w:rsidR="00A3743E">
              <w:t>will be able to</w:t>
            </w:r>
            <w:r w:rsidRPr="00876D12">
              <w:t xml:space="preserve"> move around the VR</w:t>
            </w:r>
            <w:r w:rsidR="00E244DC" w:rsidRPr="00876D12">
              <w:t xml:space="preserve"> Meditation</w:t>
            </w:r>
            <w:r w:rsidRPr="00876D12">
              <w:t xml:space="preserve"> environment</w:t>
            </w:r>
            <w:r w:rsidR="007648AD" w:rsidRPr="00876D12">
              <w:t>.</w:t>
            </w:r>
          </w:p>
        </w:tc>
      </w:tr>
      <w:tr w:rsidR="00CD05E5" w:rsidRPr="00AA3DF9" w14:paraId="10C6BB66" w14:textId="77777777" w:rsidTr="00662AE8">
        <w:trPr>
          <w:trHeight w:val="582"/>
        </w:trPr>
        <w:tc>
          <w:tcPr>
            <w:tcW w:w="1814" w:type="dxa"/>
            <w:vAlign w:val="center"/>
          </w:tcPr>
          <w:p w14:paraId="18738CA8" w14:textId="77777777" w:rsidR="007648AD" w:rsidRPr="00876D12" w:rsidRDefault="007648AD" w:rsidP="000A2B15">
            <w:pPr>
              <w:spacing w:after="0" w:line="240" w:lineRule="auto"/>
              <w:jc w:val="both"/>
              <w:rPr>
                <w:b/>
              </w:rPr>
            </w:pPr>
            <w:r w:rsidRPr="00876D12">
              <w:rPr>
                <w:b/>
              </w:rPr>
              <w:t>Dependencies</w:t>
            </w:r>
          </w:p>
        </w:tc>
        <w:tc>
          <w:tcPr>
            <w:tcW w:w="8392" w:type="dxa"/>
            <w:gridSpan w:val="3"/>
          </w:tcPr>
          <w:p w14:paraId="51FC21B5" w14:textId="77777777" w:rsidR="007648AD" w:rsidRPr="00876D12" w:rsidRDefault="00243FD1" w:rsidP="000A2B15">
            <w:pPr>
              <w:spacing w:after="0"/>
              <w:jc w:val="both"/>
            </w:pPr>
            <w:r w:rsidRPr="00876D12">
              <w:rPr>
                <w:b/>
              </w:rPr>
              <w:t>FR 2.2</w:t>
            </w:r>
            <w:r w:rsidRPr="00876D12">
              <w:t xml:space="preserve"> Low Poly Garden Meditation Environment</w:t>
            </w:r>
          </w:p>
          <w:p w14:paraId="23E7DAEF" w14:textId="605165F0" w:rsidR="00243FD1" w:rsidRPr="00876D12" w:rsidRDefault="00243FD1" w:rsidP="000A2B15">
            <w:pPr>
              <w:spacing w:after="0"/>
              <w:jc w:val="both"/>
            </w:pPr>
            <w:r w:rsidRPr="00876D12">
              <w:rPr>
                <w:b/>
              </w:rPr>
              <w:t>FR 2.3</w:t>
            </w:r>
            <w:r w:rsidRPr="00876D12">
              <w:t xml:space="preserve"> </w:t>
            </w:r>
            <w:r w:rsidR="00A3743E">
              <w:t>Additional Environments</w:t>
            </w:r>
          </w:p>
        </w:tc>
      </w:tr>
      <w:tr w:rsidR="00CD05E5" w:rsidRPr="00AA3DF9" w14:paraId="03B30BEF" w14:textId="77777777" w:rsidTr="00662AE8">
        <w:trPr>
          <w:trHeight w:val="582"/>
        </w:trPr>
        <w:tc>
          <w:tcPr>
            <w:tcW w:w="1814" w:type="dxa"/>
            <w:vAlign w:val="center"/>
          </w:tcPr>
          <w:p w14:paraId="330FF0DA" w14:textId="77777777" w:rsidR="007648AD" w:rsidRPr="00876D12" w:rsidRDefault="007648AD" w:rsidP="000A2B15">
            <w:pPr>
              <w:spacing w:after="0" w:line="240" w:lineRule="auto"/>
              <w:jc w:val="both"/>
              <w:rPr>
                <w:b/>
              </w:rPr>
            </w:pPr>
            <w:r w:rsidRPr="00876D12">
              <w:rPr>
                <w:b/>
              </w:rPr>
              <w:t>Expected Results</w:t>
            </w:r>
          </w:p>
        </w:tc>
        <w:tc>
          <w:tcPr>
            <w:tcW w:w="8392" w:type="dxa"/>
            <w:gridSpan w:val="3"/>
          </w:tcPr>
          <w:p w14:paraId="30C153A7" w14:textId="51C1AD97" w:rsidR="007648AD" w:rsidRPr="00876D12" w:rsidRDefault="00243FD1" w:rsidP="000A2B15">
            <w:pPr>
              <w:spacing w:after="0"/>
              <w:jc w:val="both"/>
            </w:pPr>
            <w:r w:rsidRPr="00876D12">
              <w:t xml:space="preserve">The User can </w:t>
            </w:r>
            <w:r w:rsidR="00FC0BD6" w:rsidRPr="00876D12">
              <w:t>move</w:t>
            </w:r>
            <w:r w:rsidRPr="00876D12">
              <w:t xml:space="preserve"> around within each VR environment </w:t>
            </w:r>
            <w:r w:rsidR="00E244DC" w:rsidRPr="00876D12">
              <w:t>to</w:t>
            </w:r>
            <w:r w:rsidR="00C56DD4" w:rsidRPr="00876D12">
              <w:t xml:space="preserve"> go to the part of the environment that they find most relaxing, where they can have</w:t>
            </w:r>
            <w:r w:rsidR="00E244DC" w:rsidRPr="00876D12">
              <w:t xml:space="preserve"> a</w:t>
            </w:r>
            <w:r w:rsidR="00C56DD4" w:rsidRPr="00876D12">
              <w:t xml:space="preserve"> </w:t>
            </w:r>
            <w:r w:rsidR="00DA39EF" w:rsidRPr="00876D12">
              <w:t>m</w:t>
            </w:r>
            <w:r w:rsidR="00C56DD4" w:rsidRPr="00876D12">
              <w:t>editation experience</w:t>
            </w:r>
            <w:r w:rsidR="00DA39EF" w:rsidRPr="00876D12">
              <w:t xml:space="preserve"> more suited to them.</w:t>
            </w:r>
          </w:p>
        </w:tc>
      </w:tr>
      <w:tr w:rsidR="00CD05E5" w:rsidRPr="00AA3DF9" w14:paraId="15D460AE" w14:textId="77777777" w:rsidTr="00121811">
        <w:trPr>
          <w:trHeight w:val="666"/>
        </w:trPr>
        <w:tc>
          <w:tcPr>
            <w:tcW w:w="1814" w:type="dxa"/>
            <w:vAlign w:val="center"/>
          </w:tcPr>
          <w:p w14:paraId="06DD7046" w14:textId="77777777" w:rsidR="007648AD" w:rsidRPr="00876D12" w:rsidRDefault="007648AD" w:rsidP="000A2B15">
            <w:pPr>
              <w:spacing w:after="0" w:line="240" w:lineRule="auto"/>
              <w:jc w:val="both"/>
              <w:rPr>
                <w:b/>
              </w:rPr>
            </w:pPr>
            <w:r w:rsidRPr="00876D12">
              <w:rPr>
                <w:b/>
              </w:rPr>
              <w:t>Exception Handling</w:t>
            </w:r>
          </w:p>
        </w:tc>
        <w:tc>
          <w:tcPr>
            <w:tcW w:w="8392" w:type="dxa"/>
            <w:gridSpan w:val="3"/>
          </w:tcPr>
          <w:p w14:paraId="51466D1A" w14:textId="46AB3CEF" w:rsidR="007648AD" w:rsidRPr="00876D12" w:rsidRDefault="00662AE8" w:rsidP="000A2B15">
            <w:pPr>
              <w:spacing w:after="0"/>
              <w:jc w:val="both"/>
            </w:pPr>
            <w:r>
              <w:t>The user will be restricted to certain permitted areas.</w:t>
            </w:r>
          </w:p>
        </w:tc>
      </w:tr>
    </w:tbl>
    <w:p w14:paraId="11644A61" w14:textId="77777777" w:rsidR="007648AD" w:rsidRPr="007648AD" w:rsidRDefault="007648AD" w:rsidP="00BD6ACB">
      <w:pPr>
        <w:jc w:val="both"/>
      </w:pPr>
    </w:p>
    <w:p w14:paraId="5B23078D" w14:textId="25177208" w:rsidR="00DC2131" w:rsidRPr="00BF662B" w:rsidRDefault="003655D9" w:rsidP="00BD6ACB">
      <w:pPr>
        <w:pStyle w:val="Heading2"/>
        <w:jc w:val="both"/>
        <w:rPr>
          <w:rFonts w:asciiTheme="minorHAnsi" w:hAnsiTheme="minorHAnsi" w:cstheme="minorHAnsi"/>
        </w:rPr>
      </w:pPr>
      <w:bookmarkStart w:id="21" w:name="_Toc151574579"/>
      <w:r w:rsidRPr="00BF662B">
        <w:rPr>
          <w:rFonts w:asciiTheme="minorHAnsi" w:hAnsiTheme="minorHAnsi" w:cstheme="minorHAnsi"/>
        </w:rPr>
        <w:t>2.</w:t>
      </w:r>
      <w:r w:rsidR="00BF0F44" w:rsidRPr="00BF662B">
        <w:rPr>
          <w:rFonts w:asciiTheme="minorHAnsi" w:hAnsiTheme="minorHAnsi" w:cstheme="minorHAnsi"/>
        </w:rPr>
        <w:t>1</w:t>
      </w:r>
      <w:r w:rsidRPr="00BF662B">
        <w:rPr>
          <w:rFonts w:asciiTheme="minorHAnsi" w:hAnsiTheme="minorHAnsi" w:cstheme="minorHAnsi"/>
        </w:rPr>
        <w:t>.</w:t>
      </w:r>
      <w:r w:rsidR="00DC2131" w:rsidRPr="00BF662B">
        <w:rPr>
          <w:rFonts w:asciiTheme="minorHAnsi" w:hAnsiTheme="minorHAnsi" w:cstheme="minorHAnsi"/>
        </w:rPr>
        <w:t>3</w:t>
      </w:r>
      <w:r w:rsidRPr="00BF662B">
        <w:rPr>
          <w:rFonts w:asciiTheme="minorHAnsi" w:hAnsiTheme="minorHAnsi" w:cstheme="minorHAnsi"/>
        </w:rPr>
        <w:t xml:space="preserve"> Data Gathering Requirements</w:t>
      </w:r>
      <w:r w:rsidR="00DC2131" w:rsidRPr="00BF662B">
        <w:rPr>
          <w:rFonts w:asciiTheme="minorHAnsi" w:hAnsiTheme="minorHAnsi" w:cstheme="minorHAnsi"/>
        </w:rPr>
        <w:t>:</w:t>
      </w:r>
      <w:bookmarkEnd w:id="21"/>
    </w:p>
    <w:p w14:paraId="172F2DB4" w14:textId="23779D78" w:rsidR="7F00C478" w:rsidRDefault="00DC2131" w:rsidP="7F00C478">
      <w:pPr>
        <w:jc w:val="both"/>
      </w:pPr>
      <w:r>
        <w:t xml:space="preserve">This section is related to the data gathering and data analysis requirements. These requirements will contribute to producing more data for </w:t>
      </w:r>
      <w:r w:rsidR="00460DFD">
        <w:t>researchers</w:t>
      </w:r>
      <w:r>
        <w:t xml:space="preserve"> as well as producing more high-quality data and a greater range of data types.</w:t>
      </w: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4"/>
        <w:gridCol w:w="3431"/>
        <w:gridCol w:w="2410"/>
        <w:gridCol w:w="2551"/>
      </w:tblGrid>
      <w:tr w:rsidR="00707A50" w:rsidRPr="00AA3DF9" w14:paraId="6A9DE8B9" w14:textId="77777777" w:rsidTr="00121811">
        <w:trPr>
          <w:trHeight w:val="352"/>
        </w:trPr>
        <w:tc>
          <w:tcPr>
            <w:tcW w:w="5245" w:type="dxa"/>
            <w:gridSpan w:val="2"/>
            <w:vAlign w:val="center"/>
          </w:tcPr>
          <w:p w14:paraId="25A281FF" w14:textId="77777777" w:rsidR="00DC2131" w:rsidRPr="009C4D59" w:rsidRDefault="00DC2131" w:rsidP="00B0419E">
            <w:pPr>
              <w:spacing w:after="0" w:line="240" w:lineRule="auto"/>
              <w:jc w:val="both"/>
              <w:rPr>
                <w:b/>
              </w:rPr>
            </w:pPr>
            <w:r w:rsidRPr="009C4D59">
              <w:rPr>
                <w:b/>
              </w:rPr>
              <w:t>FR 3.1 Detailed VR User Telemetry</w:t>
            </w:r>
          </w:p>
        </w:tc>
        <w:tc>
          <w:tcPr>
            <w:tcW w:w="2410" w:type="dxa"/>
            <w:vAlign w:val="center"/>
          </w:tcPr>
          <w:p w14:paraId="6661CA7B" w14:textId="77777777" w:rsidR="00DC2131" w:rsidRPr="009C4D59" w:rsidRDefault="00DC2131" w:rsidP="00B0419E">
            <w:pPr>
              <w:spacing w:after="0" w:line="240" w:lineRule="auto"/>
              <w:jc w:val="both"/>
              <w:rPr>
                <w:b/>
              </w:rPr>
            </w:pPr>
            <w:r w:rsidRPr="009C4D59">
              <w:rPr>
                <w:b/>
              </w:rPr>
              <w:t>Pad</w:t>
            </w:r>
          </w:p>
        </w:tc>
        <w:tc>
          <w:tcPr>
            <w:tcW w:w="2551" w:type="dxa"/>
            <w:vAlign w:val="center"/>
          </w:tcPr>
          <w:p w14:paraId="50A1CF63" w14:textId="77777777" w:rsidR="00DC2131" w:rsidRPr="009C4D59" w:rsidRDefault="00DC2131" w:rsidP="00B0419E">
            <w:pPr>
              <w:spacing w:after="0" w:line="240" w:lineRule="auto"/>
              <w:jc w:val="both"/>
              <w:rPr>
                <w:b/>
              </w:rPr>
            </w:pPr>
            <w:r w:rsidRPr="009C4D59">
              <w:rPr>
                <w:b/>
                <w:color w:val="FFC000"/>
              </w:rPr>
              <w:t>Should</w:t>
            </w:r>
          </w:p>
        </w:tc>
      </w:tr>
      <w:tr w:rsidR="00707A50" w:rsidRPr="00AA3DF9" w14:paraId="60CA59A4" w14:textId="77777777" w:rsidTr="00121811">
        <w:trPr>
          <w:trHeight w:val="415"/>
        </w:trPr>
        <w:tc>
          <w:tcPr>
            <w:tcW w:w="1814" w:type="dxa"/>
            <w:vAlign w:val="center"/>
          </w:tcPr>
          <w:p w14:paraId="46F5E04A" w14:textId="77777777" w:rsidR="00DC2131" w:rsidRPr="009C4D59" w:rsidRDefault="00DC2131" w:rsidP="00B0419E">
            <w:pPr>
              <w:spacing w:after="0" w:line="240" w:lineRule="auto"/>
              <w:jc w:val="both"/>
              <w:rPr>
                <w:b/>
              </w:rPr>
            </w:pPr>
            <w:r w:rsidRPr="009C4D59">
              <w:rPr>
                <w:b/>
              </w:rPr>
              <w:t>Description</w:t>
            </w:r>
          </w:p>
        </w:tc>
        <w:tc>
          <w:tcPr>
            <w:tcW w:w="8392" w:type="dxa"/>
            <w:gridSpan w:val="3"/>
          </w:tcPr>
          <w:p w14:paraId="61AA63FA" w14:textId="199D9A3E" w:rsidR="00DC2131" w:rsidRPr="009C4D59" w:rsidRDefault="00DC2131" w:rsidP="00B0419E">
            <w:pPr>
              <w:spacing w:after="0" w:line="240" w:lineRule="auto"/>
              <w:jc w:val="both"/>
            </w:pPr>
            <w:r w:rsidRPr="009C4D59">
              <w:t>Detailed user data is gathered from the VR user</w:t>
            </w:r>
            <w:r w:rsidR="009C4D59">
              <w:t>.</w:t>
            </w:r>
          </w:p>
        </w:tc>
      </w:tr>
      <w:tr w:rsidR="00707A50" w:rsidRPr="00AA3DF9" w14:paraId="55F2DA90" w14:textId="77777777" w:rsidTr="00121811">
        <w:trPr>
          <w:trHeight w:val="279"/>
        </w:trPr>
        <w:tc>
          <w:tcPr>
            <w:tcW w:w="1814" w:type="dxa"/>
            <w:vAlign w:val="center"/>
          </w:tcPr>
          <w:p w14:paraId="4DDDD107" w14:textId="77777777" w:rsidR="00DC2131" w:rsidRPr="009C4D59" w:rsidRDefault="00DC2131" w:rsidP="00B0419E">
            <w:pPr>
              <w:spacing w:after="0" w:line="240" w:lineRule="auto"/>
              <w:jc w:val="both"/>
              <w:rPr>
                <w:b/>
              </w:rPr>
            </w:pPr>
            <w:r w:rsidRPr="009C4D59">
              <w:rPr>
                <w:b/>
              </w:rPr>
              <w:t>Dependencies</w:t>
            </w:r>
          </w:p>
        </w:tc>
        <w:tc>
          <w:tcPr>
            <w:tcW w:w="8392" w:type="dxa"/>
            <w:gridSpan w:val="3"/>
          </w:tcPr>
          <w:p w14:paraId="51A8DB53" w14:textId="65B12EA7" w:rsidR="00DC2131" w:rsidRPr="00B0419E" w:rsidRDefault="00FB1583" w:rsidP="00B0419E">
            <w:pPr>
              <w:spacing w:after="0" w:line="240" w:lineRule="auto"/>
              <w:jc w:val="both"/>
              <w:rPr>
                <w:b/>
              </w:rPr>
            </w:pPr>
            <w:r w:rsidRPr="00B0419E">
              <w:rPr>
                <w:b/>
              </w:rPr>
              <w:t>N/A</w:t>
            </w:r>
          </w:p>
        </w:tc>
      </w:tr>
      <w:tr w:rsidR="00707A50" w:rsidRPr="00AA3DF9" w14:paraId="6075C571" w14:textId="77777777" w:rsidTr="00121811">
        <w:trPr>
          <w:trHeight w:val="582"/>
        </w:trPr>
        <w:tc>
          <w:tcPr>
            <w:tcW w:w="1814" w:type="dxa"/>
            <w:vAlign w:val="center"/>
          </w:tcPr>
          <w:p w14:paraId="60B7B73A" w14:textId="77777777" w:rsidR="00DC2131" w:rsidRPr="009C4D59" w:rsidRDefault="00DC2131" w:rsidP="00B0419E">
            <w:pPr>
              <w:spacing w:after="0" w:line="240" w:lineRule="auto"/>
              <w:jc w:val="both"/>
              <w:rPr>
                <w:b/>
              </w:rPr>
            </w:pPr>
            <w:r w:rsidRPr="009C4D59">
              <w:rPr>
                <w:b/>
              </w:rPr>
              <w:t>Expected Results</w:t>
            </w:r>
          </w:p>
        </w:tc>
        <w:tc>
          <w:tcPr>
            <w:tcW w:w="8392" w:type="dxa"/>
            <w:gridSpan w:val="3"/>
          </w:tcPr>
          <w:p w14:paraId="02FD2203" w14:textId="78D5CB07" w:rsidR="00DC2131" w:rsidRPr="009C4D59" w:rsidRDefault="00DC2131" w:rsidP="00B0419E">
            <w:pPr>
              <w:spacing w:after="0" w:line="240" w:lineRule="auto"/>
              <w:jc w:val="both"/>
            </w:pPr>
            <w:r w:rsidRPr="009C4D59">
              <w:t>The System c</w:t>
            </w:r>
            <w:r w:rsidR="00D46875">
              <w:t>ould</w:t>
            </w:r>
            <w:r w:rsidRPr="009C4D59">
              <w:t xml:space="preserve"> gather data about: </w:t>
            </w:r>
          </w:p>
          <w:p w14:paraId="440E7CD2" w14:textId="4DC97C0E" w:rsidR="00DC2131" w:rsidRPr="009C4D59" w:rsidRDefault="00DC2131" w:rsidP="00B0419E">
            <w:pPr>
              <w:pStyle w:val="ListParagraph"/>
              <w:numPr>
                <w:ilvl w:val="0"/>
                <w:numId w:val="18"/>
              </w:numPr>
              <w:spacing w:after="0" w:line="240" w:lineRule="auto"/>
              <w:jc w:val="both"/>
            </w:pPr>
            <w:r w:rsidRPr="009C4D59">
              <w:t xml:space="preserve">What environment the </w:t>
            </w:r>
            <w:r w:rsidR="00064E5C">
              <w:t>researcher</w:t>
            </w:r>
            <w:r w:rsidRPr="009C4D59">
              <w:t xml:space="preserve"> has selected</w:t>
            </w:r>
          </w:p>
          <w:p w14:paraId="7AD752D0" w14:textId="77777777" w:rsidR="00DC2131" w:rsidRPr="009C4D59" w:rsidRDefault="00DC2131" w:rsidP="00B0419E">
            <w:pPr>
              <w:pStyle w:val="ListParagraph"/>
              <w:numPr>
                <w:ilvl w:val="0"/>
                <w:numId w:val="18"/>
              </w:numPr>
              <w:spacing w:after="0" w:line="240" w:lineRule="auto"/>
              <w:jc w:val="both"/>
            </w:pPr>
            <w:r w:rsidRPr="009C4D59">
              <w:t>What the user is looking towards</w:t>
            </w:r>
          </w:p>
          <w:p w14:paraId="3190F431" w14:textId="77777777" w:rsidR="00DC2131" w:rsidRPr="009C4D59" w:rsidRDefault="00DC2131" w:rsidP="00B0419E">
            <w:pPr>
              <w:pStyle w:val="ListParagraph"/>
              <w:numPr>
                <w:ilvl w:val="0"/>
                <w:numId w:val="18"/>
              </w:numPr>
              <w:spacing w:after="0" w:line="240" w:lineRule="auto"/>
              <w:jc w:val="both"/>
            </w:pPr>
            <w:r w:rsidRPr="009C4D59">
              <w:t>The user’s heart rate</w:t>
            </w:r>
          </w:p>
          <w:p w14:paraId="20F4D4BE" w14:textId="77777777" w:rsidR="00DC2131" w:rsidRPr="009C4D59" w:rsidRDefault="00DC2131" w:rsidP="00B0419E">
            <w:pPr>
              <w:pStyle w:val="ListParagraph"/>
              <w:numPr>
                <w:ilvl w:val="0"/>
                <w:numId w:val="18"/>
              </w:numPr>
              <w:spacing w:after="0" w:line="240" w:lineRule="auto"/>
              <w:jc w:val="both"/>
            </w:pPr>
            <w:r w:rsidRPr="009C4D59">
              <w:t>User response times to stimuli</w:t>
            </w:r>
          </w:p>
          <w:p w14:paraId="6B9247CD" w14:textId="77777777" w:rsidR="00DC2131" w:rsidRPr="009C4D59" w:rsidRDefault="00DC2131" w:rsidP="00B0419E">
            <w:pPr>
              <w:pStyle w:val="ListParagraph"/>
              <w:numPr>
                <w:ilvl w:val="0"/>
                <w:numId w:val="18"/>
              </w:numPr>
              <w:spacing w:after="0" w:line="240" w:lineRule="auto"/>
              <w:jc w:val="both"/>
            </w:pPr>
            <w:r w:rsidRPr="009C4D59">
              <w:t>User movement</w:t>
            </w:r>
          </w:p>
          <w:p w14:paraId="65D967F3" w14:textId="77777777" w:rsidR="00DC2131" w:rsidRPr="009C4D59" w:rsidRDefault="00DC2131" w:rsidP="00B0419E">
            <w:pPr>
              <w:pStyle w:val="ListParagraph"/>
              <w:numPr>
                <w:ilvl w:val="0"/>
                <w:numId w:val="18"/>
              </w:numPr>
              <w:spacing w:after="0" w:line="240" w:lineRule="auto"/>
              <w:jc w:val="both"/>
            </w:pPr>
            <w:r w:rsidRPr="009C4D59">
              <w:t>Length of meditation session</w:t>
            </w:r>
          </w:p>
        </w:tc>
      </w:tr>
      <w:tr w:rsidR="00707A50" w:rsidRPr="00AA3DF9" w14:paraId="3DD8739C" w14:textId="77777777" w:rsidTr="00121811">
        <w:trPr>
          <w:trHeight w:val="582"/>
        </w:trPr>
        <w:tc>
          <w:tcPr>
            <w:tcW w:w="1814" w:type="dxa"/>
            <w:vAlign w:val="center"/>
          </w:tcPr>
          <w:p w14:paraId="21247D09" w14:textId="77777777" w:rsidR="00DC2131" w:rsidRPr="009C4D59" w:rsidRDefault="00DC2131" w:rsidP="00B0419E">
            <w:pPr>
              <w:spacing w:after="0" w:line="240" w:lineRule="auto"/>
              <w:jc w:val="both"/>
              <w:rPr>
                <w:b/>
              </w:rPr>
            </w:pPr>
            <w:r w:rsidRPr="009C4D59">
              <w:rPr>
                <w:b/>
              </w:rPr>
              <w:t>Exception Handling</w:t>
            </w:r>
          </w:p>
        </w:tc>
        <w:tc>
          <w:tcPr>
            <w:tcW w:w="8392" w:type="dxa"/>
            <w:gridSpan w:val="3"/>
          </w:tcPr>
          <w:p w14:paraId="0FDD74D9" w14:textId="6D2DC830" w:rsidR="00DC2131" w:rsidRPr="009C4D59" w:rsidRDefault="00C9579A" w:rsidP="00B0419E">
            <w:pPr>
              <w:spacing w:after="0" w:line="240" w:lineRule="auto"/>
              <w:jc w:val="both"/>
            </w:pPr>
            <w:r w:rsidRPr="0050735B">
              <w:t>If the sensor cannot connect or the data is inaccurate due to the tracker not being worn properly then the system will tell the user to reconnect the sensor or make sure it is properly configured.</w:t>
            </w:r>
            <w:r w:rsidR="00064E5C">
              <w:t xml:space="preserve"> The researcher can choose not to gather data.</w:t>
            </w:r>
          </w:p>
        </w:tc>
      </w:tr>
    </w:tbl>
    <w:p w14:paraId="33D80C27" w14:textId="77777777" w:rsidR="00DC2131" w:rsidRDefault="00DC2131" w:rsidP="00BD6ACB">
      <w:pPr>
        <w:jc w:val="both"/>
      </w:pPr>
    </w:p>
    <w:p w14:paraId="15D65499" w14:textId="77777777" w:rsidR="00121811" w:rsidRDefault="00121811" w:rsidP="00BD6ACB">
      <w:pPr>
        <w:jc w:val="both"/>
      </w:pPr>
    </w:p>
    <w:p w14:paraId="4CEAD0DD" w14:textId="77777777" w:rsidR="00121811" w:rsidRDefault="00121811" w:rsidP="00BD6ACB">
      <w:pPr>
        <w:jc w:val="both"/>
      </w:pPr>
    </w:p>
    <w:p w14:paraId="5ABFD767" w14:textId="77777777" w:rsidR="00121811" w:rsidRDefault="00121811" w:rsidP="00BD6ACB">
      <w:pPr>
        <w:jc w:val="both"/>
      </w:pPr>
    </w:p>
    <w:p w14:paraId="6FE254B0" w14:textId="77777777" w:rsidR="00121811" w:rsidRDefault="00121811" w:rsidP="00BD6ACB">
      <w:pPr>
        <w:jc w:val="both"/>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3328"/>
        <w:gridCol w:w="2301"/>
        <w:gridCol w:w="2917"/>
      </w:tblGrid>
      <w:tr w:rsidR="00F309D9" w:rsidRPr="00AA3DF9" w14:paraId="4360CD0C" w14:textId="77777777" w:rsidTr="00121811">
        <w:trPr>
          <w:trHeight w:val="394"/>
        </w:trPr>
        <w:tc>
          <w:tcPr>
            <w:tcW w:w="4988" w:type="dxa"/>
            <w:gridSpan w:val="2"/>
            <w:vAlign w:val="center"/>
          </w:tcPr>
          <w:p w14:paraId="0256FDE7" w14:textId="7F2B40CC" w:rsidR="00DC2131" w:rsidRPr="00072B70" w:rsidRDefault="00DC2131" w:rsidP="00B0419E">
            <w:pPr>
              <w:spacing w:after="0" w:line="240" w:lineRule="auto"/>
              <w:jc w:val="both"/>
              <w:rPr>
                <w:b/>
              </w:rPr>
            </w:pPr>
            <w:r w:rsidRPr="00072B70">
              <w:rPr>
                <w:b/>
              </w:rPr>
              <w:t>FR 3.</w:t>
            </w:r>
            <w:r w:rsidR="000A6146">
              <w:rPr>
                <w:b/>
              </w:rPr>
              <w:t>2 Researcher</w:t>
            </w:r>
            <w:r w:rsidRPr="00072B70">
              <w:rPr>
                <w:b/>
              </w:rPr>
              <w:t xml:space="preserve"> Config</w:t>
            </w:r>
          </w:p>
        </w:tc>
        <w:tc>
          <w:tcPr>
            <w:tcW w:w="2301" w:type="dxa"/>
            <w:vAlign w:val="center"/>
          </w:tcPr>
          <w:p w14:paraId="5E573034" w14:textId="77777777" w:rsidR="00DC2131" w:rsidRPr="00072B70" w:rsidRDefault="00DC2131" w:rsidP="00B0419E">
            <w:pPr>
              <w:spacing w:after="0" w:line="240" w:lineRule="auto"/>
              <w:jc w:val="both"/>
              <w:rPr>
                <w:b/>
              </w:rPr>
            </w:pPr>
            <w:r w:rsidRPr="00072B70">
              <w:rPr>
                <w:b/>
              </w:rPr>
              <w:t>Enego</w:t>
            </w:r>
          </w:p>
        </w:tc>
        <w:tc>
          <w:tcPr>
            <w:tcW w:w="2917" w:type="dxa"/>
            <w:vAlign w:val="center"/>
          </w:tcPr>
          <w:p w14:paraId="51E117F4" w14:textId="4670FEA4" w:rsidR="00DC2131" w:rsidRPr="00072B70" w:rsidRDefault="00DC2131" w:rsidP="00B0419E">
            <w:pPr>
              <w:spacing w:after="0" w:line="240" w:lineRule="auto"/>
              <w:jc w:val="both"/>
              <w:rPr>
                <w:b/>
              </w:rPr>
            </w:pPr>
            <w:r w:rsidRPr="00072B70">
              <w:rPr>
                <w:b/>
                <w:color w:val="FF0000"/>
              </w:rPr>
              <w:t>Must</w:t>
            </w:r>
          </w:p>
        </w:tc>
      </w:tr>
      <w:tr w:rsidR="00202224" w:rsidRPr="00AA3DF9" w14:paraId="16D5D3A2" w14:textId="77777777" w:rsidTr="006A77B4">
        <w:trPr>
          <w:trHeight w:val="582"/>
        </w:trPr>
        <w:tc>
          <w:tcPr>
            <w:tcW w:w="1660" w:type="dxa"/>
            <w:vAlign w:val="center"/>
          </w:tcPr>
          <w:p w14:paraId="73A7244A" w14:textId="77777777" w:rsidR="00DC2131" w:rsidRPr="00072B70" w:rsidRDefault="00DC2131" w:rsidP="00B0419E">
            <w:pPr>
              <w:spacing w:after="0" w:line="240" w:lineRule="auto"/>
              <w:jc w:val="both"/>
              <w:rPr>
                <w:b/>
              </w:rPr>
            </w:pPr>
            <w:r w:rsidRPr="00072B70">
              <w:rPr>
                <w:b/>
              </w:rPr>
              <w:t>Description</w:t>
            </w:r>
          </w:p>
        </w:tc>
        <w:tc>
          <w:tcPr>
            <w:tcW w:w="8546" w:type="dxa"/>
            <w:gridSpan w:val="3"/>
          </w:tcPr>
          <w:p w14:paraId="6E283067" w14:textId="17A08154" w:rsidR="00DC2131" w:rsidRPr="00072B70" w:rsidRDefault="00DC2131" w:rsidP="00B0419E">
            <w:pPr>
              <w:spacing w:after="0" w:line="240" w:lineRule="auto"/>
              <w:jc w:val="both"/>
            </w:pPr>
            <w:r w:rsidRPr="00072B70">
              <w:t xml:space="preserve">The researcher </w:t>
            </w:r>
            <w:r w:rsidR="0045592D">
              <w:t xml:space="preserve">will be able to adjust certain parameters </w:t>
            </w:r>
            <w:r w:rsidR="00356FCF">
              <w:t>via a config file</w:t>
            </w:r>
            <w:r w:rsidR="00FF5305">
              <w:t xml:space="preserve"> </w:t>
            </w:r>
            <w:r w:rsidR="000A6146">
              <w:t>to</w:t>
            </w:r>
            <w:r w:rsidR="00FF5305">
              <w:t xml:space="preserve"> test </w:t>
            </w:r>
            <w:r w:rsidR="000A6146">
              <w:t>the effectiveness of the meditation</w:t>
            </w:r>
            <w:r w:rsidR="00356FCF">
              <w:t>.</w:t>
            </w:r>
          </w:p>
        </w:tc>
      </w:tr>
      <w:tr w:rsidR="00984E65" w:rsidRPr="00AA3DF9" w14:paraId="01B01B28" w14:textId="77777777" w:rsidTr="00121811">
        <w:trPr>
          <w:trHeight w:val="337"/>
        </w:trPr>
        <w:tc>
          <w:tcPr>
            <w:tcW w:w="1660" w:type="dxa"/>
            <w:vAlign w:val="center"/>
          </w:tcPr>
          <w:p w14:paraId="2424BD34" w14:textId="77777777" w:rsidR="00DC2131" w:rsidRPr="00072B70" w:rsidRDefault="00DC2131" w:rsidP="00B0419E">
            <w:pPr>
              <w:spacing w:after="0" w:line="240" w:lineRule="auto"/>
              <w:jc w:val="both"/>
              <w:rPr>
                <w:b/>
              </w:rPr>
            </w:pPr>
            <w:r w:rsidRPr="00072B70">
              <w:rPr>
                <w:b/>
              </w:rPr>
              <w:t>Dependencies</w:t>
            </w:r>
          </w:p>
        </w:tc>
        <w:tc>
          <w:tcPr>
            <w:tcW w:w="8546" w:type="dxa"/>
            <w:gridSpan w:val="3"/>
          </w:tcPr>
          <w:p w14:paraId="307B3514" w14:textId="5957AB69" w:rsidR="00DC2131" w:rsidRPr="00B0419E" w:rsidRDefault="00FB1583" w:rsidP="00B0419E">
            <w:pPr>
              <w:spacing w:after="0" w:line="240" w:lineRule="auto"/>
              <w:jc w:val="both"/>
              <w:rPr>
                <w:b/>
              </w:rPr>
            </w:pPr>
            <w:r w:rsidRPr="00B0419E">
              <w:rPr>
                <w:b/>
              </w:rPr>
              <w:t>N/A</w:t>
            </w:r>
          </w:p>
        </w:tc>
      </w:tr>
      <w:tr w:rsidR="00202224" w:rsidRPr="00AA3DF9" w14:paraId="2EE9354C" w14:textId="77777777" w:rsidTr="006A77B4">
        <w:trPr>
          <w:trHeight w:val="582"/>
        </w:trPr>
        <w:tc>
          <w:tcPr>
            <w:tcW w:w="1660" w:type="dxa"/>
            <w:vAlign w:val="center"/>
          </w:tcPr>
          <w:p w14:paraId="5C0E8DAB" w14:textId="77777777" w:rsidR="00DC2131" w:rsidRPr="00072B70" w:rsidRDefault="00DC2131" w:rsidP="00B0419E">
            <w:pPr>
              <w:spacing w:after="0" w:line="240" w:lineRule="auto"/>
              <w:jc w:val="both"/>
              <w:rPr>
                <w:b/>
              </w:rPr>
            </w:pPr>
            <w:r w:rsidRPr="00072B70">
              <w:rPr>
                <w:b/>
              </w:rPr>
              <w:t>Expected Results</w:t>
            </w:r>
          </w:p>
        </w:tc>
        <w:tc>
          <w:tcPr>
            <w:tcW w:w="8546" w:type="dxa"/>
            <w:gridSpan w:val="3"/>
          </w:tcPr>
          <w:p w14:paraId="355DC58C" w14:textId="77777777" w:rsidR="00DC2131" w:rsidRPr="00072B70" w:rsidRDefault="00DC2131" w:rsidP="00B0419E">
            <w:pPr>
              <w:spacing w:after="0" w:line="240" w:lineRule="auto"/>
              <w:jc w:val="both"/>
            </w:pPr>
            <w:r w:rsidRPr="00072B70">
              <w:t>The researcher can change parameters for meditation, including:</w:t>
            </w:r>
          </w:p>
          <w:p w14:paraId="69704FF8" w14:textId="58688FD4" w:rsidR="00DC2131" w:rsidRPr="00072B70" w:rsidRDefault="00DC2131" w:rsidP="00B0419E">
            <w:pPr>
              <w:pStyle w:val="ListParagraph"/>
              <w:numPr>
                <w:ilvl w:val="0"/>
                <w:numId w:val="19"/>
              </w:numPr>
              <w:spacing w:after="0" w:line="240" w:lineRule="auto"/>
              <w:jc w:val="both"/>
            </w:pPr>
            <w:r w:rsidRPr="00072B70">
              <w:t>Meditation environment</w:t>
            </w:r>
            <w:r w:rsidR="00A01139">
              <w:t xml:space="preserve"> (which environment to select)</w:t>
            </w:r>
          </w:p>
          <w:p w14:paraId="14B8BB35" w14:textId="4800FFF2" w:rsidR="00DC2131" w:rsidRPr="00072B70" w:rsidRDefault="00356FCF" w:rsidP="00B0419E">
            <w:pPr>
              <w:pStyle w:val="ListParagraph"/>
              <w:numPr>
                <w:ilvl w:val="0"/>
                <w:numId w:val="19"/>
              </w:numPr>
              <w:spacing w:after="0" w:line="240" w:lineRule="auto"/>
              <w:jc w:val="both"/>
            </w:pPr>
            <w:r>
              <w:t>Meditation</w:t>
            </w:r>
            <w:r w:rsidR="00DC2131" w:rsidRPr="00072B70">
              <w:t xml:space="preserve"> configuration</w:t>
            </w:r>
            <w:r w:rsidR="00A01139">
              <w:t xml:space="preserve"> (features of the meditation)</w:t>
            </w:r>
          </w:p>
          <w:p w14:paraId="0DF29921" w14:textId="49E663F2" w:rsidR="00DC2131" w:rsidRPr="00072B70" w:rsidRDefault="00A01139" w:rsidP="00B0419E">
            <w:pPr>
              <w:pStyle w:val="ListParagraph"/>
              <w:numPr>
                <w:ilvl w:val="0"/>
                <w:numId w:val="19"/>
              </w:numPr>
              <w:spacing w:after="0" w:line="240" w:lineRule="auto"/>
              <w:jc w:val="both"/>
            </w:pPr>
            <w:r>
              <w:t>E</w:t>
            </w:r>
            <w:r w:rsidR="00DC2131" w:rsidRPr="00072B70">
              <w:t>nvironment parameters (</w:t>
            </w:r>
            <w:r>
              <w:t>specifics about the environment</w:t>
            </w:r>
            <w:r w:rsidR="00DC2131" w:rsidRPr="00072B70">
              <w:t>)</w:t>
            </w:r>
          </w:p>
        </w:tc>
      </w:tr>
      <w:tr w:rsidR="00202224" w:rsidRPr="00AA3DF9" w14:paraId="56EBB9EF" w14:textId="77777777" w:rsidTr="006A77B4">
        <w:trPr>
          <w:trHeight w:val="582"/>
        </w:trPr>
        <w:tc>
          <w:tcPr>
            <w:tcW w:w="1660" w:type="dxa"/>
            <w:vAlign w:val="center"/>
          </w:tcPr>
          <w:p w14:paraId="43AE61D3" w14:textId="77777777" w:rsidR="00DC2131" w:rsidRPr="00072B70" w:rsidRDefault="00DC2131" w:rsidP="00B0419E">
            <w:pPr>
              <w:spacing w:after="0" w:line="240" w:lineRule="auto"/>
              <w:jc w:val="both"/>
              <w:rPr>
                <w:b/>
              </w:rPr>
            </w:pPr>
            <w:r w:rsidRPr="00072B70">
              <w:rPr>
                <w:b/>
              </w:rPr>
              <w:t>Exception Handling</w:t>
            </w:r>
          </w:p>
        </w:tc>
        <w:tc>
          <w:tcPr>
            <w:tcW w:w="8546" w:type="dxa"/>
            <w:gridSpan w:val="3"/>
          </w:tcPr>
          <w:p w14:paraId="13EBC4DB" w14:textId="77777777" w:rsidR="00DC2131" w:rsidRPr="00072B70" w:rsidRDefault="00DC2131" w:rsidP="00B0419E">
            <w:pPr>
              <w:spacing w:after="0" w:line="240" w:lineRule="auto"/>
              <w:jc w:val="both"/>
            </w:pPr>
            <w:r w:rsidRPr="00072B70">
              <w:t>If no custom parameters are inputted, then the system will run with some default parameters.</w:t>
            </w:r>
          </w:p>
        </w:tc>
      </w:tr>
    </w:tbl>
    <w:p w14:paraId="2C48DE64" w14:textId="0DC4FE26" w:rsidR="00DC2131" w:rsidRDefault="00DC2131" w:rsidP="00BD6ACB">
      <w:pPr>
        <w:jc w:val="both"/>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3329"/>
        <w:gridCol w:w="2296"/>
        <w:gridCol w:w="2920"/>
      </w:tblGrid>
      <w:tr w:rsidR="00F309D9" w:rsidRPr="00AA3DF9" w14:paraId="63621837" w14:textId="77777777" w:rsidTr="00121811">
        <w:trPr>
          <w:trHeight w:val="309"/>
        </w:trPr>
        <w:tc>
          <w:tcPr>
            <w:tcW w:w="4990" w:type="dxa"/>
            <w:gridSpan w:val="2"/>
            <w:vAlign w:val="center"/>
          </w:tcPr>
          <w:p w14:paraId="028870A2" w14:textId="589B44D1" w:rsidR="00DC2131" w:rsidRPr="00356FCF" w:rsidRDefault="00DC2131" w:rsidP="00B0419E">
            <w:pPr>
              <w:spacing w:after="0" w:line="240" w:lineRule="auto"/>
              <w:jc w:val="both"/>
              <w:rPr>
                <w:b/>
              </w:rPr>
            </w:pPr>
            <w:r w:rsidRPr="00356FCF">
              <w:rPr>
                <w:b/>
              </w:rPr>
              <w:t xml:space="preserve">FR 3.3 User </w:t>
            </w:r>
            <w:r w:rsidR="00211395" w:rsidRPr="00356FCF">
              <w:rPr>
                <w:b/>
              </w:rPr>
              <w:t>Self-reflective</w:t>
            </w:r>
            <w:r w:rsidRPr="00356FCF">
              <w:rPr>
                <w:b/>
              </w:rPr>
              <w:t xml:space="preserve"> Data</w:t>
            </w:r>
          </w:p>
        </w:tc>
        <w:tc>
          <w:tcPr>
            <w:tcW w:w="2296" w:type="dxa"/>
            <w:vAlign w:val="center"/>
          </w:tcPr>
          <w:p w14:paraId="4755A336" w14:textId="77777777" w:rsidR="00DC2131" w:rsidRPr="00356FCF" w:rsidRDefault="00DC2131" w:rsidP="00B0419E">
            <w:pPr>
              <w:spacing w:after="0" w:line="240" w:lineRule="auto"/>
              <w:jc w:val="both"/>
              <w:rPr>
                <w:b/>
              </w:rPr>
            </w:pPr>
            <w:r w:rsidRPr="00356FCF">
              <w:rPr>
                <w:b/>
              </w:rPr>
              <w:t>Adam</w:t>
            </w:r>
          </w:p>
        </w:tc>
        <w:tc>
          <w:tcPr>
            <w:tcW w:w="2920" w:type="dxa"/>
            <w:vAlign w:val="center"/>
          </w:tcPr>
          <w:p w14:paraId="3B63167A" w14:textId="77777777" w:rsidR="00DC2131" w:rsidRPr="00356FCF" w:rsidRDefault="00DC2131" w:rsidP="00B0419E">
            <w:pPr>
              <w:spacing w:after="0" w:line="240" w:lineRule="auto"/>
              <w:jc w:val="both"/>
              <w:rPr>
                <w:b/>
              </w:rPr>
            </w:pPr>
            <w:r w:rsidRPr="00356FCF">
              <w:rPr>
                <w:b/>
                <w:color w:val="00B050"/>
              </w:rPr>
              <w:t>Could</w:t>
            </w:r>
          </w:p>
        </w:tc>
      </w:tr>
      <w:tr w:rsidR="00984E65" w:rsidRPr="00AA3DF9" w14:paraId="0069AEE9" w14:textId="77777777" w:rsidTr="00121811">
        <w:trPr>
          <w:trHeight w:val="289"/>
        </w:trPr>
        <w:tc>
          <w:tcPr>
            <w:tcW w:w="1661" w:type="dxa"/>
            <w:vAlign w:val="center"/>
          </w:tcPr>
          <w:p w14:paraId="4547E446" w14:textId="77777777" w:rsidR="00DC2131" w:rsidRPr="00356FCF" w:rsidRDefault="00DC2131" w:rsidP="00B0419E">
            <w:pPr>
              <w:spacing w:after="0" w:line="240" w:lineRule="auto"/>
              <w:jc w:val="both"/>
              <w:rPr>
                <w:b/>
              </w:rPr>
            </w:pPr>
            <w:r w:rsidRPr="00356FCF">
              <w:rPr>
                <w:b/>
              </w:rPr>
              <w:t>Description</w:t>
            </w:r>
          </w:p>
        </w:tc>
        <w:tc>
          <w:tcPr>
            <w:tcW w:w="8545" w:type="dxa"/>
            <w:gridSpan w:val="3"/>
          </w:tcPr>
          <w:p w14:paraId="720D39A7" w14:textId="52C260A5" w:rsidR="00DC2131" w:rsidRPr="00356FCF" w:rsidRDefault="0013023C" w:rsidP="00B0419E">
            <w:pPr>
              <w:spacing w:after="0" w:line="240" w:lineRule="auto"/>
              <w:jc w:val="both"/>
            </w:pPr>
            <w:r>
              <w:t>After the meditation the user is presented with a popup to ask them to rate their meditation</w:t>
            </w:r>
            <w:r w:rsidR="0050735B">
              <w:t>.</w:t>
            </w:r>
          </w:p>
        </w:tc>
      </w:tr>
      <w:tr w:rsidR="00984E65" w:rsidRPr="00AA3DF9" w14:paraId="61CBCE0B" w14:textId="77777777" w:rsidTr="00121811">
        <w:trPr>
          <w:trHeight w:val="421"/>
        </w:trPr>
        <w:tc>
          <w:tcPr>
            <w:tcW w:w="1661" w:type="dxa"/>
            <w:vAlign w:val="center"/>
          </w:tcPr>
          <w:p w14:paraId="7167E234" w14:textId="77777777" w:rsidR="00DC2131" w:rsidRPr="00356FCF" w:rsidRDefault="00DC2131" w:rsidP="00B0419E">
            <w:pPr>
              <w:spacing w:after="0" w:line="240" w:lineRule="auto"/>
              <w:jc w:val="both"/>
              <w:rPr>
                <w:b/>
              </w:rPr>
            </w:pPr>
            <w:r w:rsidRPr="00356FCF">
              <w:rPr>
                <w:b/>
              </w:rPr>
              <w:t>Dependencies</w:t>
            </w:r>
          </w:p>
        </w:tc>
        <w:tc>
          <w:tcPr>
            <w:tcW w:w="8545" w:type="dxa"/>
            <w:gridSpan w:val="3"/>
          </w:tcPr>
          <w:p w14:paraId="395DE29F" w14:textId="77777777" w:rsidR="00DC2131" w:rsidRPr="00356FCF" w:rsidRDefault="00DC2131" w:rsidP="00B0419E">
            <w:pPr>
              <w:spacing w:after="0" w:line="240" w:lineRule="auto"/>
              <w:jc w:val="both"/>
            </w:pPr>
            <w:r w:rsidRPr="00356FCF">
              <w:rPr>
                <w:b/>
              </w:rPr>
              <w:t>FR 3.2</w:t>
            </w:r>
            <w:r w:rsidRPr="00356FCF">
              <w:t xml:space="preserve"> Secondary user config</w:t>
            </w:r>
          </w:p>
        </w:tc>
      </w:tr>
      <w:tr w:rsidR="00202224" w:rsidRPr="00AA3DF9" w14:paraId="4AA9630C" w14:textId="77777777" w:rsidTr="006A77B4">
        <w:trPr>
          <w:trHeight w:val="582"/>
        </w:trPr>
        <w:tc>
          <w:tcPr>
            <w:tcW w:w="1661" w:type="dxa"/>
            <w:vAlign w:val="center"/>
          </w:tcPr>
          <w:p w14:paraId="62AC657E" w14:textId="77777777" w:rsidR="00DC2131" w:rsidRPr="00356FCF" w:rsidRDefault="00DC2131" w:rsidP="00B0419E">
            <w:pPr>
              <w:spacing w:after="0" w:line="240" w:lineRule="auto"/>
              <w:jc w:val="both"/>
              <w:rPr>
                <w:b/>
              </w:rPr>
            </w:pPr>
            <w:r w:rsidRPr="00356FCF">
              <w:rPr>
                <w:b/>
              </w:rPr>
              <w:t>Expected Results</w:t>
            </w:r>
          </w:p>
        </w:tc>
        <w:tc>
          <w:tcPr>
            <w:tcW w:w="8545" w:type="dxa"/>
            <w:gridSpan w:val="3"/>
          </w:tcPr>
          <w:p w14:paraId="0ABE8963" w14:textId="60D654F8" w:rsidR="00DC2131" w:rsidRPr="00356FCF" w:rsidRDefault="00DC2131" w:rsidP="00B0419E">
            <w:pPr>
              <w:spacing w:after="0" w:line="240" w:lineRule="auto"/>
              <w:jc w:val="both"/>
            </w:pPr>
            <w:r w:rsidRPr="00356FCF">
              <w:t xml:space="preserve">The user is asked how they thought their meditation session </w:t>
            </w:r>
            <w:r w:rsidR="00905A05" w:rsidRPr="00356FCF">
              <w:t>went</w:t>
            </w:r>
            <w:r w:rsidR="0050735B">
              <w:t>. They will be asked to answer a s</w:t>
            </w:r>
            <w:r w:rsidRPr="00356FCF">
              <w:t xml:space="preserve">hort </w:t>
            </w:r>
            <w:r w:rsidR="0050735B">
              <w:t>questionnaire</w:t>
            </w:r>
            <w:r w:rsidRPr="00356FCF">
              <w:t xml:space="preserve"> rating the</w:t>
            </w:r>
            <w:r w:rsidR="0050735B">
              <w:t>ir</w:t>
            </w:r>
            <w:r w:rsidRPr="00356FCF">
              <w:t xml:space="preserve"> overall experience based on stars from 0-5</w:t>
            </w:r>
            <w:r w:rsidR="00905A05" w:rsidRPr="00356FCF">
              <w:t>.</w:t>
            </w:r>
            <w:r w:rsidR="0013023C">
              <w:t xml:space="preserve"> The researcher can choose not to have the </w:t>
            </w:r>
            <w:r w:rsidR="00EF4136">
              <w:t>questionnaire.</w:t>
            </w:r>
          </w:p>
        </w:tc>
      </w:tr>
      <w:tr w:rsidR="00202224" w:rsidRPr="00AA3DF9" w14:paraId="70842A6C" w14:textId="77777777" w:rsidTr="00121811">
        <w:trPr>
          <w:trHeight w:val="425"/>
        </w:trPr>
        <w:tc>
          <w:tcPr>
            <w:tcW w:w="1661" w:type="dxa"/>
            <w:vAlign w:val="center"/>
          </w:tcPr>
          <w:p w14:paraId="5F499328" w14:textId="77777777" w:rsidR="00DC2131" w:rsidRPr="00356FCF" w:rsidRDefault="00DC2131" w:rsidP="00B0419E">
            <w:pPr>
              <w:spacing w:after="0" w:line="240" w:lineRule="auto"/>
              <w:jc w:val="both"/>
              <w:rPr>
                <w:b/>
              </w:rPr>
            </w:pPr>
            <w:r w:rsidRPr="00356FCF">
              <w:rPr>
                <w:b/>
              </w:rPr>
              <w:t>Exception Handling</w:t>
            </w:r>
          </w:p>
        </w:tc>
        <w:tc>
          <w:tcPr>
            <w:tcW w:w="8545" w:type="dxa"/>
            <w:gridSpan w:val="3"/>
          </w:tcPr>
          <w:p w14:paraId="0EE13392" w14:textId="32CFD54C" w:rsidR="00DC2131" w:rsidRPr="00356FCF" w:rsidRDefault="00DC2131" w:rsidP="00B0419E">
            <w:pPr>
              <w:spacing w:after="0" w:line="240" w:lineRule="auto"/>
              <w:jc w:val="both"/>
            </w:pPr>
            <w:r w:rsidRPr="00356FCF">
              <w:t xml:space="preserve">If the user </w:t>
            </w:r>
            <w:r w:rsidR="0050735B">
              <w:t>decides to</w:t>
            </w:r>
            <w:r w:rsidRPr="00356FCF">
              <w:t xml:space="preserve"> not input any answer, then </w:t>
            </w:r>
            <w:r w:rsidR="0050735B">
              <w:t>this will be noted in the data</w:t>
            </w:r>
            <w:r w:rsidRPr="00356FCF">
              <w:t>.</w:t>
            </w:r>
          </w:p>
        </w:tc>
      </w:tr>
    </w:tbl>
    <w:p w14:paraId="4ABA97B9" w14:textId="13FECA18" w:rsidR="7F00C478" w:rsidRDefault="7F00C478" w:rsidP="7F00C478">
      <w:pPr>
        <w:jc w:val="both"/>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3572"/>
        <w:gridCol w:w="2410"/>
        <w:gridCol w:w="2551"/>
      </w:tblGrid>
      <w:tr w:rsidR="0030486C" w:rsidRPr="00AA3DF9" w14:paraId="0E60B0CC" w14:textId="77777777" w:rsidTr="00121811">
        <w:trPr>
          <w:trHeight w:val="489"/>
        </w:trPr>
        <w:tc>
          <w:tcPr>
            <w:tcW w:w="5245" w:type="dxa"/>
            <w:gridSpan w:val="2"/>
            <w:vAlign w:val="center"/>
          </w:tcPr>
          <w:p w14:paraId="0A16EBD6" w14:textId="77777777" w:rsidR="00DC2131" w:rsidRPr="0050735B" w:rsidRDefault="00DC2131" w:rsidP="00B0419E">
            <w:pPr>
              <w:spacing w:after="0" w:line="240" w:lineRule="auto"/>
              <w:jc w:val="both"/>
              <w:rPr>
                <w:b/>
              </w:rPr>
            </w:pPr>
            <w:r w:rsidRPr="0050735B">
              <w:rPr>
                <w:b/>
              </w:rPr>
              <w:t>FR 3.4 Secondary Biometrics Data</w:t>
            </w:r>
          </w:p>
        </w:tc>
        <w:tc>
          <w:tcPr>
            <w:tcW w:w="2410" w:type="dxa"/>
            <w:vAlign w:val="center"/>
          </w:tcPr>
          <w:p w14:paraId="2C621D67" w14:textId="77777777" w:rsidR="00DC2131" w:rsidRPr="0050735B" w:rsidRDefault="00DC2131" w:rsidP="00B0419E">
            <w:pPr>
              <w:spacing w:after="0" w:line="240" w:lineRule="auto"/>
              <w:jc w:val="both"/>
              <w:rPr>
                <w:b/>
              </w:rPr>
            </w:pPr>
            <w:r w:rsidRPr="0050735B">
              <w:rPr>
                <w:b/>
              </w:rPr>
              <w:t>Pad</w:t>
            </w:r>
          </w:p>
        </w:tc>
        <w:tc>
          <w:tcPr>
            <w:tcW w:w="2551" w:type="dxa"/>
            <w:vAlign w:val="center"/>
          </w:tcPr>
          <w:p w14:paraId="4B0EB5C9" w14:textId="77777777" w:rsidR="00DC2131" w:rsidRPr="0050735B" w:rsidRDefault="00DC2131" w:rsidP="00B0419E">
            <w:pPr>
              <w:spacing w:after="0" w:line="240" w:lineRule="auto"/>
              <w:jc w:val="both"/>
              <w:rPr>
                <w:b/>
              </w:rPr>
            </w:pPr>
            <w:r w:rsidRPr="0050735B">
              <w:rPr>
                <w:b/>
                <w:color w:val="00B050"/>
              </w:rPr>
              <w:t>Could</w:t>
            </w:r>
          </w:p>
        </w:tc>
      </w:tr>
      <w:tr w:rsidR="00F309D9" w:rsidRPr="00AA3DF9" w14:paraId="2086D45D" w14:textId="77777777" w:rsidTr="00121811">
        <w:trPr>
          <w:trHeight w:val="582"/>
        </w:trPr>
        <w:tc>
          <w:tcPr>
            <w:tcW w:w="1673" w:type="dxa"/>
            <w:vAlign w:val="center"/>
          </w:tcPr>
          <w:p w14:paraId="2E6B2E3E" w14:textId="77777777" w:rsidR="00DC2131" w:rsidRPr="0050735B" w:rsidRDefault="00DC2131" w:rsidP="00B0419E">
            <w:pPr>
              <w:spacing w:after="0" w:line="240" w:lineRule="auto"/>
              <w:jc w:val="both"/>
              <w:rPr>
                <w:b/>
              </w:rPr>
            </w:pPr>
            <w:r w:rsidRPr="0050735B">
              <w:rPr>
                <w:b/>
              </w:rPr>
              <w:t>Description</w:t>
            </w:r>
          </w:p>
        </w:tc>
        <w:tc>
          <w:tcPr>
            <w:tcW w:w="8533" w:type="dxa"/>
            <w:gridSpan w:val="3"/>
          </w:tcPr>
          <w:p w14:paraId="60D9D9D6" w14:textId="77777777" w:rsidR="00DC2131" w:rsidRPr="0050735B" w:rsidRDefault="00DC2131" w:rsidP="00B0419E">
            <w:pPr>
              <w:spacing w:after="0" w:line="240" w:lineRule="auto"/>
              <w:jc w:val="both"/>
            </w:pPr>
            <w:r w:rsidRPr="0050735B">
              <w:t>There is some other biometric data taken from the user which can be used for the research.</w:t>
            </w:r>
          </w:p>
        </w:tc>
      </w:tr>
      <w:tr w:rsidR="00CD05E5" w:rsidRPr="00AA3DF9" w14:paraId="10D474A2" w14:textId="77777777" w:rsidTr="00121811">
        <w:trPr>
          <w:trHeight w:val="582"/>
        </w:trPr>
        <w:tc>
          <w:tcPr>
            <w:tcW w:w="1673" w:type="dxa"/>
            <w:vAlign w:val="center"/>
          </w:tcPr>
          <w:p w14:paraId="6F8DC3A8" w14:textId="77777777" w:rsidR="00DC2131" w:rsidRPr="0050735B" w:rsidRDefault="00DC2131" w:rsidP="00B0419E">
            <w:pPr>
              <w:spacing w:after="0" w:line="240" w:lineRule="auto"/>
              <w:jc w:val="both"/>
              <w:rPr>
                <w:b/>
              </w:rPr>
            </w:pPr>
            <w:r w:rsidRPr="0050735B">
              <w:rPr>
                <w:b/>
              </w:rPr>
              <w:t>Dependencies</w:t>
            </w:r>
          </w:p>
        </w:tc>
        <w:tc>
          <w:tcPr>
            <w:tcW w:w="8533" w:type="dxa"/>
            <w:gridSpan w:val="3"/>
          </w:tcPr>
          <w:p w14:paraId="2C97F600" w14:textId="711AE9F2" w:rsidR="00DC2131" w:rsidRPr="0050735B" w:rsidRDefault="00DC2131" w:rsidP="00B0419E">
            <w:pPr>
              <w:spacing w:after="0" w:line="240" w:lineRule="auto"/>
              <w:jc w:val="both"/>
            </w:pPr>
            <w:r w:rsidRPr="0050735B">
              <w:rPr>
                <w:b/>
              </w:rPr>
              <w:t xml:space="preserve">FR 1.3 </w:t>
            </w:r>
            <w:r w:rsidR="003605C1" w:rsidRPr="0050735B">
              <w:t>Detailed</w:t>
            </w:r>
            <w:r w:rsidR="003605C1" w:rsidRPr="0050735B">
              <w:rPr>
                <w:b/>
              </w:rPr>
              <w:t xml:space="preserve"> </w:t>
            </w:r>
            <w:r w:rsidR="0069599B" w:rsidRPr="0050735B">
              <w:t>Plant</w:t>
            </w:r>
            <w:r w:rsidRPr="0050735B">
              <w:t xml:space="preserve"> </w:t>
            </w:r>
            <w:r w:rsidR="00211395" w:rsidRPr="0050735B">
              <w:t>Growth</w:t>
            </w:r>
          </w:p>
          <w:p w14:paraId="5CC51C1D" w14:textId="77777777" w:rsidR="00DC2131" w:rsidRPr="0050735B" w:rsidRDefault="00DC2131" w:rsidP="00B0419E">
            <w:pPr>
              <w:spacing w:after="0" w:line="240" w:lineRule="auto"/>
              <w:jc w:val="both"/>
            </w:pPr>
            <w:r w:rsidRPr="0050735B">
              <w:rPr>
                <w:b/>
              </w:rPr>
              <w:t>FR 3.2</w:t>
            </w:r>
            <w:r w:rsidRPr="0050735B">
              <w:t xml:space="preserve"> Secondary user config</w:t>
            </w:r>
          </w:p>
        </w:tc>
      </w:tr>
      <w:tr w:rsidR="00CD05E5" w:rsidRPr="00AA3DF9" w14:paraId="30B71FB3" w14:textId="77777777" w:rsidTr="00121811">
        <w:trPr>
          <w:trHeight w:val="582"/>
        </w:trPr>
        <w:tc>
          <w:tcPr>
            <w:tcW w:w="1673" w:type="dxa"/>
            <w:vAlign w:val="center"/>
          </w:tcPr>
          <w:p w14:paraId="418B1423" w14:textId="77777777" w:rsidR="00DC2131" w:rsidRPr="0050735B" w:rsidRDefault="00DC2131" w:rsidP="00B0419E">
            <w:pPr>
              <w:spacing w:after="0" w:line="240" w:lineRule="auto"/>
              <w:jc w:val="both"/>
              <w:rPr>
                <w:b/>
              </w:rPr>
            </w:pPr>
            <w:r w:rsidRPr="0050735B">
              <w:rPr>
                <w:b/>
              </w:rPr>
              <w:t>Expected Results</w:t>
            </w:r>
          </w:p>
        </w:tc>
        <w:tc>
          <w:tcPr>
            <w:tcW w:w="8533" w:type="dxa"/>
            <w:gridSpan w:val="3"/>
          </w:tcPr>
          <w:p w14:paraId="0F905FC7" w14:textId="38F95B71" w:rsidR="00DC2131" w:rsidRPr="0050735B" w:rsidRDefault="004F4775" w:rsidP="00B0419E">
            <w:pPr>
              <w:spacing w:after="0" w:line="240" w:lineRule="auto"/>
              <w:jc w:val="both"/>
            </w:pPr>
            <w:r>
              <w:t xml:space="preserve">The system </w:t>
            </w:r>
            <w:r w:rsidR="006D3E00">
              <w:t>will track other user telemetry data such as their breathing rate or body temperature.</w:t>
            </w:r>
          </w:p>
        </w:tc>
      </w:tr>
      <w:tr w:rsidR="00CD05E5" w:rsidRPr="00AA3DF9" w14:paraId="30312D92" w14:textId="77777777" w:rsidTr="00121811">
        <w:trPr>
          <w:trHeight w:val="582"/>
        </w:trPr>
        <w:tc>
          <w:tcPr>
            <w:tcW w:w="1673" w:type="dxa"/>
            <w:vAlign w:val="center"/>
          </w:tcPr>
          <w:p w14:paraId="7C47D7A9" w14:textId="77777777" w:rsidR="00DC2131" w:rsidRPr="0050735B" w:rsidRDefault="00DC2131" w:rsidP="00B0419E">
            <w:pPr>
              <w:spacing w:after="0" w:line="240" w:lineRule="auto"/>
              <w:jc w:val="both"/>
              <w:rPr>
                <w:b/>
              </w:rPr>
            </w:pPr>
            <w:r w:rsidRPr="0050735B">
              <w:rPr>
                <w:b/>
              </w:rPr>
              <w:t>Exception Handling</w:t>
            </w:r>
          </w:p>
        </w:tc>
        <w:tc>
          <w:tcPr>
            <w:tcW w:w="8533" w:type="dxa"/>
            <w:gridSpan w:val="3"/>
          </w:tcPr>
          <w:p w14:paraId="6B297317" w14:textId="73A20050" w:rsidR="00DC2131" w:rsidRPr="0050735B" w:rsidRDefault="00DC2131" w:rsidP="00B0419E">
            <w:pPr>
              <w:spacing w:after="0" w:line="240" w:lineRule="auto"/>
              <w:jc w:val="both"/>
            </w:pPr>
            <w:r w:rsidRPr="0050735B">
              <w:t>If the sensor cannot connect or the data is inaccurate</w:t>
            </w:r>
            <w:r w:rsidR="004D62EA">
              <w:t xml:space="preserve"> (reads heartrate that is </w:t>
            </w:r>
            <w:r w:rsidR="00FA2E72">
              <w:t xml:space="preserve">not in a reasonable </w:t>
            </w:r>
            <w:r w:rsidR="003454DF">
              <w:t>range [</w:t>
            </w:r>
            <w:r w:rsidR="00960E00">
              <w:t>2], below 60 or above 1</w:t>
            </w:r>
            <w:r w:rsidR="00AB3DF2">
              <w:t>1</w:t>
            </w:r>
            <w:r w:rsidR="00960E00">
              <w:t>0</w:t>
            </w:r>
            <w:r w:rsidR="004D62EA">
              <w:t>)</w:t>
            </w:r>
            <w:r w:rsidRPr="0050735B">
              <w:t xml:space="preserve"> due to the tracker not being worn properly then the system will tell the user to reconnect the sensor or make sure it is properly configured.</w:t>
            </w:r>
          </w:p>
        </w:tc>
      </w:tr>
    </w:tbl>
    <w:p w14:paraId="69AE0963" w14:textId="77777777" w:rsidR="00DC2131" w:rsidRDefault="00DC2131" w:rsidP="00BD6ACB">
      <w:pPr>
        <w:jc w:val="both"/>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3572"/>
        <w:gridCol w:w="2410"/>
        <w:gridCol w:w="2551"/>
      </w:tblGrid>
      <w:tr w:rsidR="00F309D9" w:rsidRPr="00AA3DF9" w14:paraId="561C48BB" w14:textId="77777777" w:rsidTr="00F340E7">
        <w:trPr>
          <w:trHeight w:val="582"/>
        </w:trPr>
        <w:tc>
          <w:tcPr>
            <w:tcW w:w="5245" w:type="dxa"/>
            <w:gridSpan w:val="2"/>
            <w:vAlign w:val="center"/>
          </w:tcPr>
          <w:p w14:paraId="54AB0284" w14:textId="3779FB4D" w:rsidR="00DC2131" w:rsidRPr="00C9579A" w:rsidRDefault="00DC2131" w:rsidP="00B0419E">
            <w:pPr>
              <w:spacing w:after="0" w:line="240" w:lineRule="auto"/>
              <w:jc w:val="both"/>
              <w:rPr>
                <w:b/>
              </w:rPr>
            </w:pPr>
            <w:r w:rsidRPr="00C9579A">
              <w:rPr>
                <w:b/>
              </w:rPr>
              <w:t xml:space="preserve">FR 3.5 </w:t>
            </w:r>
            <w:r w:rsidR="004974C2">
              <w:rPr>
                <w:b/>
              </w:rPr>
              <w:t>Session</w:t>
            </w:r>
            <w:r w:rsidR="004974C2" w:rsidRPr="00C9579A">
              <w:rPr>
                <w:b/>
              </w:rPr>
              <w:t xml:space="preserve"> </w:t>
            </w:r>
            <w:r w:rsidRPr="00C9579A">
              <w:rPr>
                <w:b/>
              </w:rPr>
              <w:t xml:space="preserve">Telemetry Stored in </w:t>
            </w:r>
            <w:r w:rsidR="00A9759C" w:rsidRPr="00C9579A">
              <w:rPr>
                <w:b/>
              </w:rPr>
              <w:t>File</w:t>
            </w:r>
          </w:p>
        </w:tc>
        <w:tc>
          <w:tcPr>
            <w:tcW w:w="2410" w:type="dxa"/>
            <w:vAlign w:val="center"/>
          </w:tcPr>
          <w:p w14:paraId="3F8C5CD7" w14:textId="77777777" w:rsidR="00DC2131" w:rsidRPr="00C9579A" w:rsidRDefault="00DC2131" w:rsidP="00B0419E">
            <w:pPr>
              <w:spacing w:after="0" w:line="240" w:lineRule="auto"/>
              <w:jc w:val="both"/>
              <w:rPr>
                <w:b/>
              </w:rPr>
            </w:pPr>
            <w:r w:rsidRPr="00C9579A">
              <w:rPr>
                <w:b/>
              </w:rPr>
              <w:t>Adam</w:t>
            </w:r>
          </w:p>
        </w:tc>
        <w:tc>
          <w:tcPr>
            <w:tcW w:w="2551" w:type="dxa"/>
            <w:vAlign w:val="center"/>
          </w:tcPr>
          <w:p w14:paraId="06D28A9C" w14:textId="77777777" w:rsidR="00DC2131" w:rsidRPr="00C9579A" w:rsidRDefault="00DC2131" w:rsidP="00B0419E">
            <w:pPr>
              <w:spacing w:after="0" w:line="240" w:lineRule="auto"/>
              <w:jc w:val="both"/>
              <w:rPr>
                <w:b/>
              </w:rPr>
            </w:pPr>
            <w:r w:rsidRPr="00C9579A">
              <w:rPr>
                <w:b/>
                <w:color w:val="FF0000"/>
              </w:rPr>
              <w:t>Must</w:t>
            </w:r>
          </w:p>
        </w:tc>
      </w:tr>
      <w:tr w:rsidR="00CD05E5" w:rsidRPr="00AA3DF9" w14:paraId="2A47ACA1" w14:textId="77777777" w:rsidTr="00B0419E">
        <w:trPr>
          <w:trHeight w:val="582"/>
        </w:trPr>
        <w:tc>
          <w:tcPr>
            <w:tcW w:w="1673" w:type="dxa"/>
            <w:vAlign w:val="center"/>
          </w:tcPr>
          <w:p w14:paraId="161F0168" w14:textId="77777777" w:rsidR="00DC2131" w:rsidRPr="00C9579A" w:rsidRDefault="00DC2131" w:rsidP="00B0419E">
            <w:pPr>
              <w:spacing w:after="0" w:line="240" w:lineRule="auto"/>
              <w:jc w:val="both"/>
              <w:rPr>
                <w:b/>
              </w:rPr>
            </w:pPr>
            <w:r w:rsidRPr="00C9579A">
              <w:rPr>
                <w:b/>
              </w:rPr>
              <w:t>Description</w:t>
            </w:r>
          </w:p>
        </w:tc>
        <w:tc>
          <w:tcPr>
            <w:tcW w:w="8533" w:type="dxa"/>
            <w:gridSpan w:val="3"/>
          </w:tcPr>
          <w:p w14:paraId="3E85B398" w14:textId="49714A92" w:rsidR="00DC2131" w:rsidRPr="00C9579A" w:rsidRDefault="00DC2131" w:rsidP="00B0419E">
            <w:pPr>
              <w:spacing w:after="0" w:line="240" w:lineRule="auto"/>
              <w:jc w:val="both"/>
            </w:pPr>
            <w:r w:rsidRPr="00C9579A">
              <w:t xml:space="preserve">The </w:t>
            </w:r>
            <w:r w:rsidR="00EA7CF0">
              <w:t>sessions</w:t>
            </w:r>
            <w:r w:rsidRPr="00C9579A">
              <w:t xml:space="preserve"> user’s telemetry is stored in the system as a </w:t>
            </w:r>
            <w:r w:rsidR="00BE05EA" w:rsidRPr="00C9579A">
              <w:t>JSON</w:t>
            </w:r>
            <w:r w:rsidRPr="00C9579A">
              <w:t xml:space="preserve"> file</w:t>
            </w:r>
            <w:r w:rsidR="00A22070">
              <w:t>.</w:t>
            </w:r>
          </w:p>
        </w:tc>
      </w:tr>
      <w:tr w:rsidR="00CD05E5" w:rsidRPr="00AA3DF9" w14:paraId="266B5844" w14:textId="77777777" w:rsidTr="00B0419E">
        <w:trPr>
          <w:trHeight w:val="582"/>
        </w:trPr>
        <w:tc>
          <w:tcPr>
            <w:tcW w:w="1673" w:type="dxa"/>
            <w:vAlign w:val="center"/>
          </w:tcPr>
          <w:p w14:paraId="1AB6713C" w14:textId="77777777" w:rsidR="00DC2131" w:rsidRPr="00C9579A" w:rsidRDefault="00DC2131" w:rsidP="00B0419E">
            <w:pPr>
              <w:spacing w:after="0" w:line="240" w:lineRule="auto"/>
              <w:jc w:val="both"/>
              <w:rPr>
                <w:b/>
              </w:rPr>
            </w:pPr>
            <w:r w:rsidRPr="00C9579A">
              <w:rPr>
                <w:b/>
              </w:rPr>
              <w:t>Dependencies</w:t>
            </w:r>
          </w:p>
        </w:tc>
        <w:tc>
          <w:tcPr>
            <w:tcW w:w="8533" w:type="dxa"/>
            <w:gridSpan w:val="3"/>
          </w:tcPr>
          <w:p w14:paraId="6422CEFB" w14:textId="77777777" w:rsidR="00DC2131" w:rsidRPr="00C9579A" w:rsidRDefault="00DC2131" w:rsidP="00B0419E">
            <w:pPr>
              <w:spacing w:after="0" w:line="240" w:lineRule="auto"/>
              <w:jc w:val="both"/>
            </w:pPr>
            <w:r w:rsidRPr="00C9579A">
              <w:rPr>
                <w:b/>
              </w:rPr>
              <w:t xml:space="preserve">FR 1.3 </w:t>
            </w:r>
            <w:r w:rsidRPr="00C9579A">
              <w:t>Detailed VR User Telemetry</w:t>
            </w:r>
          </w:p>
        </w:tc>
      </w:tr>
      <w:tr w:rsidR="00CD05E5" w:rsidRPr="00AA3DF9" w14:paraId="1D1B6B36" w14:textId="77777777" w:rsidTr="00B0419E">
        <w:trPr>
          <w:trHeight w:val="582"/>
        </w:trPr>
        <w:tc>
          <w:tcPr>
            <w:tcW w:w="1673" w:type="dxa"/>
            <w:vAlign w:val="center"/>
          </w:tcPr>
          <w:p w14:paraId="7F25DD73" w14:textId="77777777" w:rsidR="00DC2131" w:rsidRPr="00C9579A" w:rsidRDefault="00DC2131" w:rsidP="00B0419E">
            <w:pPr>
              <w:spacing w:after="0" w:line="240" w:lineRule="auto"/>
              <w:jc w:val="both"/>
              <w:rPr>
                <w:b/>
              </w:rPr>
            </w:pPr>
            <w:r w:rsidRPr="00C9579A">
              <w:rPr>
                <w:b/>
              </w:rPr>
              <w:t>Expected Results</w:t>
            </w:r>
          </w:p>
        </w:tc>
        <w:tc>
          <w:tcPr>
            <w:tcW w:w="8533" w:type="dxa"/>
            <w:gridSpan w:val="3"/>
          </w:tcPr>
          <w:p w14:paraId="6AAD802F" w14:textId="4CA48ACE" w:rsidR="00DC2131" w:rsidRPr="00C9579A" w:rsidRDefault="00DC2131" w:rsidP="00B0419E">
            <w:pPr>
              <w:spacing w:after="0" w:line="240" w:lineRule="auto"/>
              <w:jc w:val="both"/>
            </w:pPr>
            <w:r w:rsidRPr="00C9579A">
              <w:t xml:space="preserve">All </w:t>
            </w:r>
            <w:r w:rsidR="004974C2">
              <w:t>meditation session</w:t>
            </w:r>
            <w:r w:rsidR="004974C2" w:rsidRPr="00C9579A">
              <w:t xml:space="preserve"> </w:t>
            </w:r>
            <w:r w:rsidRPr="00C9579A">
              <w:t xml:space="preserve">data </w:t>
            </w:r>
            <w:r w:rsidR="006B2CC7">
              <w:t>will be</w:t>
            </w:r>
            <w:r w:rsidRPr="00C9579A">
              <w:t xml:space="preserve"> stored after each session in a </w:t>
            </w:r>
            <w:r w:rsidR="00BE05EA" w:rsidRPr="00C9579A">
              <w:t>JSON</w:t>
            </w:r>
            <w:r w:rsidRPr="00C9579A">
              <w:t xml:space="preserve"> file</w:t>
            </w:r>
            <w:ins w:id="22" w:author="COMLEY, ENEGO E.M. (Student)" w:date="2023-11-21T01:32:00Z">
              <w:r w:rsidR="00576DD1">
                <w:t>.</w:t>
              </w:r>
            </w:ins>
          </w:p>
        </w:tc>
      </w:tr>
      <w:tr w:rsidR="00CD05E5" w:rsidRPr="00AA3DF9" w14:paraId="185282BC" w14:textId="77777777" w:rsidTr="00B0419E">
        <w:trPr>
          <w:trHeight w:val="582"/>
        </w:trPr>
        <w:tc>
          <w:tcPr>
            <w:tcW w:w="1673" w:type="dxa"/>
            <w:vAlign w:val="center"/>
          </w:tcPr>
          <w:p w14:paraId="3FECABD1" w14:textId="77777777" w:rsidR="00DC2131" w:rsidRPr="00C9579A" w:rsidRDefault="00DC2131" w:rsidP="00B0419E">
            <w:pPr>
              <w:spacing w:after="0" w:line="240" w:lineRule="auto"/>
              <w:jc w:val="both"/>
              <w:rPr>
                <w:b/>
              </w:rPr>
            </w:pPr>
            <w:r w:rsidRPr="00C9579A">
              <w:rPr>
                <w:b/>
              </w:rPr>
              <w:t>Exception Handling</w:t>
            </w:r>
          </w:p>
        </w:tc>
        <w:tc>
          <w:tcPr>
            <w:tcW w:w="8533" w:type="dxa"/>
            <w:gridSpan w:val="3"/>
          </w:tcPr>
          <w:p w14:paraId="08755535" w14:textId="0042C002" w:rsidR="00DC2131" w:rsidRPr="00C9579A" w:rsidRDefault="006B2CC7" w:rsidP="00B0419E">
            <w:pPr>
              <w:spacing w:after="0" w:line="240" w:lineRule="auto"/>
              <w:jc w:val="both"/>
            </w:pPr>
            <w:r>
              <w:t xml:space="preserve">The </w:t>
            </w:r>
            <w:r w:rsidR="00576DD1">
              <w:t xml:space="preserve">researcher </w:t>
            </w:r>
            <w:r>
              <w:t>will be notified i</w:t>
            </w:r>
            <w:r w:rsidR="00DA2A7B">
              <w:t>f</w:t>
            </w:r>
            <w:r>
              <w:t xml:space="preserve"> the</w:t>
            </w:r>
            <w:r w:rsidR="002D5EAF">
              <w:t>re is an issue writing to a session file.</w:t>
            </w:r>
          </w:p>
        </w:tc>
      </w:tr>
    </w:tbl>
    <w:p w14:paraId="306E2DC8" w14:textId="77777777" w:rsidR="00DC2131" w:rsidRDefault="00DC2131" w:rsidP="00BD6ACB">
      <w:pPr>
        <w:jc w:val="both"/>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3572"/>
        <w:gridCol w:w="2410"/>
        <w:gridCol w:w="2551"/>
      </w:tblGrid>
      <w:tr w:rsidR="00F309D9" w:rsidRPr="00AA3DF9" w14:paraId="0C16A2DF" w14:textId="77777777" w:rsidTr="00121811">
        <w:trPr>
          <w:trHeight w:val="416"/>
        </w:trPr>
        <w:tc>
          <w:tcPr>
            <w:tcW w:w="5245" w:type="dxa"/>
            <w:gridSpan w:val="2"/>
            <w:vAlign w:val="center"/>
          </w:tcPr>
          <w:p w14:paraId="0DDF1013" w14:textId="77777777" w:rsidR="00DC2131" w:rsidRPr="002D5EAF" w:rsidRDefault="00DC2131" w:rsidP="00B0419E">
            <w:pPr>
              <w:spacing w:after="0" w:line="240" w:lineRule="auto"/>
              <w:jc w:val="both"/>
              <w:rPr>
                <w:b/>
              </w:rPr>
            </w:pPr>
            <w:r w:rsidRPr="002D5EAF">
              <w:rPr>
                <w:b/>
              </w:rPr>
              <w:t>FR 3.6 Data Analysis System</w:t>
            </w:r>
          </w:p>
        </w:tc>
        <w:tc>
          <w:tcPr>
            <w:tcW w:w="2410" w:type="dxa"/>
            <w:vAlign w:val="center"/>
          </w:tcPr>
          <w:p w14:paraId="41786824" w14:textId="77777777" w:rsidR="00DC2131" w:rsidRPr="002D5EAF" w:rsidRDefault="00DC2131" w:rsidP="00B0419E">
            <w:pPr>
              <w:spacing w:after="0" w:line="240" w:lineRule="auto"/>
              <w:jc w:val="both"/>
              <w:rPr>
                <w:b/>
              </w:rPr>
            </w:pPr>
            <w:r w:rsidRPr="002D5EAF">
              <w:rPr>
                <w:b/>
              </w:rPr>
              <w:t>Pad</w:t>
            </w:r>
          </w:p>
        </w:tc>
        <w:tc>
          <w:tcPr>
            <w:tcW w:w="2551" w:type="dxa"/>
            <w:vAlign w:val="center"/>
          </w:tcPr>
          <w:p w14:paraId="4340129B" w14:textId="77777777" w:rsidR="00DC2131" w:rsidRPr="002D5EAF" w:rsidRDefault="00DC2131" w:rsidP="00B0419E">
            <w:pPr>
              <w:spacing w:after="0" w:line="240" w:lineRule="auto"/>
              <w:jc w:val="both"/>
              <w:rPr>
                <w:b/>
                <w:color w:val="00B050"/>
              </w:rPr>
            </w:pPr>
            <w:r w:rsidRPr="002D5EAF">
              <w:rPr>
                <w:b/>
                <w:color w:val="00B050"/>
              </w:rPr>
              <w:t>Could</w:t>
            </w:r>
          </w:p>
        </w:tc>
      </w:tr>
      <w:tr w:rsidR="00202224" w:rsidRPr="00AA3DF9" w14:paraId="2F45BF1E" w14:textId="77777777" w:rsidTr="00B0419E">
        <w:trPr>
          <w:trHeight w:val="582"/>
        </w:trPr>
        <w:tc>
          <w:tcPr>
            <w:tcW w:w="1673" w:type="dxa"/>
            <w:vAlign w:val="center"/>
          </w:tcPr>
          <w:p w14:paraId="5B730154" w14:textId="77777777" w:rsidR="00DC2131" w:rsidRPr="002D5EAF" w:rsidRDefault="00DC2131" w:rsidP="00B0419E">
            <w:pPr>
              <w:spacing w:after="0" w:line="240" w:lineRule="auto"/>
              <w:jc w:val="both"/>
              <w:rPr>
                <w:b/>
              </w:rPr>
            </w:pPr>
            <w:r w:rsidRPr="002D5EAF">
              <w:rPr>
                <w:b/>
              </w:rPr>
              <w:t>Description</w:t>
            </w:r>
          </w:p>
        </w:tc>
        <w:tc>
          <w:tcPr>
            <w:tcW w:w="8533" w:type="dxa"/>
            <w:gridSpan w:val="3"/>
          </w:tcPr>
          <w:p w14:paraId="6606D5D2" w14:textId="7D75546E" w:rsidR="00DC2131" w:rsidRPr="002D5EAF" w:rsidRDefault="00DC2131" w:rsidP="00B0419E">
            <w:pPr>
              <w:spacing w:after="0" w:line="240" w:lineRule="auto"/>
              <w:jc w:val="both"/>
            </w:pPr>
            <w:r w:rsidRPr="002D5EAF">
              <w:t xml:space="preserve">A </w:t>
            </w:r>
            <w:r w:rsidR="002D5EAF">
              <w:t>companion program</w:t>
            </w:r>
            <w:r w:rsidRPr="002D5EAF">
              <w:t xml:space="preserve"> </w:t>
            </w:r>
            <w:r w:rsidR="002D5EAF">
              <w:t>will run alongside MeditateVR</w:t>
            </w:r>
            <w:r w:rsidRPr="002D5EAF">
              <w:t xml:space="preserve"> that will give some brief data analysis</w:t>
            </w:r>
            <w:r w:rsidR="002D5EAF">
              <w:t xml:space="preserve"> to the researcher</w:t>
            </w:r>
            <w:r w:rsidRPr="002D5EAF">
              <w:t xml:space="preserve">. </w:t>
            </w:r>
            <w:r w:rsidR="002D5EAF">
              <w:t xml:space="preserve">The </w:t>
            </w:r>
            <w:r w:rsidR="00E1392D">
              <w:t xml:space="preserve">companion will </w:t>
            </w:r>
            <w:r w:rsidR="0026784C">
              <w:t>display statistics about</w:t>
            </w:r>
            <w:r w:rsidRPr="002D5EAF">
              <w:t xml:space="preserve"> </w:t>
            </w:r>
            <w:r w:rsidR="0026784C">
              <w:t xml:space="preserve">the current </w:t>
            </w:r>
            <w:r w:rsidRPr="002D5EAF">
              <w:t>meditation session</w:t>
            </w:r>
            <w:r w:rsidR="0026784C">
              <w:t>.</w:t>
            </w:r>
          </w:p>
        </w:tc>
      </w:tr>
      <w:tr w:rsidR="00984E65" w:rsidRPr="00AA3DF9" w14:paraId="7660A3AF" w14:textId="77777777" w:rsidTr="00121811">
        <w:trPr>
          <w:trHeight w:val="388"/>
        </w:trPr>
        <w:tc>
          <w:tcPr>
            <w:tcW w:w="1673" w:type="dxa"/>
            <w:vAlign w:val="center"/>
          </w:tcPr>
          <w:p w14:paraId="21C1B5F8" w14:textId="77777777" w:rsidR="00DC2131" w:rsidRPr="002D5EAF" w:rsidRDefault="00DC2131" w:rsidP="00B0419E">
            <w:pPr>
              <w:spacing w:after="0" w:line="240" w:lineRule="auto"/>
              <w:jc w:val="both"/>
              <w:rPr>
                <w:b/>
              </w:rPr>
            </w:pPr>
            <w:r w:rsidRPr="002D5EAF">
              <w:rPr>
                <w:b/>
              </w:rPr>
              <w:t>Dependencies</w:t>
            </w:r>
          </w:p>
        </w:tc>
        <w:tc>
          <w:tcPr>
            <w:tcW w:w="8533" w:type="dxa"/>
            <w:gridSpan w:val="3"/>
          </w:tcPr>
          <w:p w14:paraId="1F6EBD4B" w14:textId="77777777" w:rsidR="00DC2131" w:rsidRPr="002D5EAF" w:rsidRDefault="00DC2131" w:rsidP="00B0419E">
            <w:pPr>
              <w:spacing w:after="0" w:line="240" w:lineRule="auto"/>
              <w:jc w:val="both"/>
            </w:pPr>
            <w:r w:rsidRPr="002D5EAF">
              <w:rPr>
                <w:b/>
              </w:rPr>
              <w:t xml:space="preserve">FR 1.3 </w:t>
            </w:r>
            <w:r w:rsidRPr="002D5EAF">
              <w:t>Detailed VR User Telemetry</w:t>
            </w:r>
          </w:p>
        </w:tc>
      </w:tr>
      <w:tr w:rsidR="00202224" w:rsidRPr="00AA3DF9" w14:paraId="344C4F21" w14:textId="77777777" w:rsidTr="00B0419E">
        <w:trPr>
          <w:trHeight w:val="582"/>
        </w:trPr>
        <w:tc>
          <w:tcPr>
            <w:tcW w:w="1673" w:type="dxa"/>
            <w:vAlign w:val="center"/>
          </w:tcPr>
          <w:p w14:paraId="74746EAD" w14:textId="77777777" w:rsidR="00DC2131" w:rsidRPr="002D5EAF" w:rsidRDefault="00DC2131" w:rsidP="00B0419E">
            <w:pPr>
              <w:spacing w:after="0" w:line="240" w:lineRule="auto"/>
              <w:jc w:val="both"/>
              <w:rPr>
                <w:b/>
              </w:rPr>
            </w:pPr>
            <w:r w:rsidRPr="002D5EAF">
              <w:rPr>
                <w:b/>
              </w:rPr>
              <w:t>Expected Results</w:t>
            </w:r>
          </w:p>
        </w:tc>
        <w:tc>
          <w:tcPr>
            <w:tcW w:w="8533" w:type="dxa"/>
            <w:gridSpan w:val="3"/>
          </w:tcPr>
          <w:p w14:paraId="31C6D7A9" w14:textId="0669D8E0" w:rsidR="00DC2131" w:rsidRPr="002D5EAF" w:rsidRDefault="0026784C" w:rsidP="00B0419E">
            <w:pPr>
              <w:spacing w:after="0" w:line="240" w:lineRule="auto"/>
              <w:jc w:val="both"/>
            </w:pPr>
            <w:r>
              <w:t>A companion program will allow</w:t>
            </w:r>
            <w:r w:rsidR="00DC2131" w:rsidRPr="002D5EAF">
              <w:t xml:space="preserve"> the researcher </w:t>
            </w:r>
            <w:r>
              <w:t>to view</w:t>
            </w:r>
            <w:r w:rsidR="00DC2131" w:rsidRPr="002D5EAF">
              <w:t xml:space="preserve"> graphs and summary statistics about </w:t>
            </w:r>
            <w:r>
              <w:t>the current meditation session</w:t>
            </w:r>
            <w:r w:rsidR="00DC2131" w:rsidRPr="002D5EAF">
              <w:t xml:space="preserve">. </w:t>
            </w:r>
          </w:p>
        </w:tc>
      </w:tr>
      <w:tr w:rsidR="00202224" w:rsidRPr="00AA3DF9" w14:paraId="2AFBB181" w14:textId="77777777" w:rsidTr="00B0419E">
        <w:trPr>
          <w:trHeight w:val="582"/>
        </w:trPr>
        <w:tc>
          <w:tcPr>
            <w:tcW w:w="1673" w:type="dxa"/>
            <w:vAlign w:val="center"/>
          </w:tcPr>
          <w:p w14:paraId="6E846B91" w14:textId="77777777" w:rsidR="00DC2131" w:rsidRPr="002D5EAF" w:rsidRDefault="00DC2131" w:rsidP="00B0419E">
            <w:pPr>
              <w:spacing w:after="0" w:line="240" w:lineRule="auto"/>
              <w:jc w:val="both"/>
              <w:rPr>
                <w:b/>
              </w:rPr>
            </w:pPr>
            <w:r w:rsidRPr="002D5EAF">
              <w:rPr>
                <w:b/>
              </w:rPr>
              <w:t>Exception Handling</w:t>
            </w:r>
          </w:p>
        </w:tc>
        <w:tc>
          <w:tcPr>
            <w:tcW w:w="8533" w:type="dxa"/>
            <w:gridSpan w:val="3"/>
          </w:tcPr>
          <w:p w14:paraId="691F9DEC" w14:textId="38D48EF4" w:rsidR="00DC2131" w:rsidRPr="002D5EAF" w:rsidRDefault="00DC2131" w:rsidP="00B0419E">
            <w:pPr>
              <w:spacing w:after="0" w:line="240" w:lineRule="auto"/>
              <w:jc w:val="both"/>
            </w:pPr>
            <w:r w:rsidRPr="002D5EAF">
              <w:t xml:space="preserve">If </w:t>
            </w:r>
            <w:r w:rsidR="0026784C">
              <w:t xml:space="preserve">the companion software cannot access the current session </w:t>
            </w:r>
            <w:r w:rsidR="00DA2A7B">
              <w:t>data,</w:t>
            </w:r>
            <w:r w:rsidR="0026784C">
              <w:t xml:space="preserve"> then an error message is displayed.</w:t>
            </w:r>
          </w:p>
          <w:p w14:paraId="7CFA5780" w14:textId="77777777" w:rsidR="00DC2131" w:rsidRPr="002D5EAF" w:rsidRDefault="00DC2131" w:rsidP="00B0419E">
            <w:pPr>
              <w:spacing w:after="0" w:line="240" w:lineRule="auto"/>
              <w:jc w:val="both"/>
            </w:pPr>
            <w:r w:rsidRPr="002D5EAF">
              <w:t>If there are errors in creating summary statistics, then the user is notified.</w:t>
            </w:r>
          </w:p>
        </w:tc>
      </w:tr>
    </w:tbl>
    <w:p w14:paraId="64B016FE" w14:textId="77777777" w:rsidR="00311F6D" w:rsidRDefault="00311F6D" w:rsidP="00BD6ACB">
      <w:pPr>
        <w:jc w:val="both"/>
      </w:pPr>
    </w:p>
    <w:p w14:paraId="723BB402" w14:textId="225B271A" w:rsidR="00DC2131" w:rsidRPr="00BF662B" w:rsidRDefault="00DC2131" w:rsidP="00BD6ACB">
      <w:pPr>
        <w:pStyle w:val="Heading1"/>
        <w:jc w:val="both"/>
        <w:rPr>
          <w:rFonts w:asciiTheme="minorHAnsi" w:hAnsiTheme="minorHAnsi" w:cstheme="minorHAnsi"/>
        </w:rPr>
      </w:pPr>
      <w:bookmarkStart w:id="23" w:name="_Toc151574580"/>
      <w:r w:rsidRPr="00BF662B">
        <w:rPr>
          <w:rFonts w:asciiTheme="minorHAnsi" w:hAnsiTheme="minorHAnsi" w:cstheme="minorHAnsi"/>
        </w:rPr>
        <w:t>2.</w:t>
      </w:r>
      <w:r w:rsidR="00BF0F44" w:rsidRPr="00BF662B">
        <w:rPr>
          <w:rFonts w:asciiTheme="minorHAnsi" w:hAnsiTheme="minorHAnsi" w:cstheme="minorHAnsi"/>
        </w:rPr>
        <w:t>2</w:t>
      </w:r>
      <w:r w:rsidR="002965B3">
        <w:rPr>
          <w:rFonts w:asciiTheme="minorHAnsi" w:hAnsiTheme="minorHAnsi" w:cstheme="minorHAnsi"/>
        </w:rPr>
        <w:t xml:space="preserve"> </w:t>
      </w:r>
      <w:r w:rsidRPr="00BF662B">
        <w:rPr>
          <w:rFonts w:asciiTheme="minorHAnsi" w:hAnsiTheme="minorHAnsi" w:cstheme="minorHAnsi"/>
        </w:rPr>
        <w:t>- Non-functional requirements:</w:t>
      </w:r>
      <w:bookmarkEnd w:id="23"/>
      <w:r w:rsidRPr="00BF662B">
        <w:rPr>
          <w:rFonts w:asciiTheme="minorHAnsi" w:hAnsiTheme="minorHAnsi" w:cstheme="minorHAnsi"/>
        </w:rPr>
        <w:t xml:space="preserve"> </w:t>
      </w:r>
    </w:p>
    <w:p w14:paraId="55B6CE7A" w14:textId="0C0B824C" w:rsidR="00AC23B9" w:rsidRPr="00AC23B9" w:rsidRDefault="00AC23B9" w:rsidP="00AC23B9">
      <w:r>
        <w:t xml:space="preserve">In this section we </w:t>
      </w:r>
      <w:r w:rsidR="00291E2B">
        <w:t xml:space="preserve">list Non-functional requirements for the system split into key sections: Performance requirements, </w:t>
      </w:r>
      <w:r w:rsidR="00C1271A">
        <w:t>Usability Requirements</w:t>
      </w:r>
      <w:r w:rsidR="00122734">
        <w:t>, Meditation Requirements</w:t>
      </w:r>
      <w:r w:rsidR="00380D5E">
        <w:t xml:space="preserve"> and Security requirements.</w:t>
      </w:r>
      <w:r w:rsidR="001A781B">
        <w:t xml:space="preserve"> For each requirement we </w:t>
      </w:r>
      <w:r w:rsidR="00BC316D">
        <w:t xml:space="preserve">described the metrics by which we will measure their </w:t>
      </w:r>
      <w:r w:rsidR="000B175F">
        <w:t>fulfilment as well as constraints on those metrics.</w:t>
      </w:r>
    </w:p>
    <w:p w14:paraId="43550C89" w14:textId="260842EF" w:rsidR="0078254D" w:rsidRPr="00BF662B" w:rsidRDefault="0078254D" w:rsidP="00BD6ACB">
      <w:pPr>
        <w:pStyle w:val="Heading2"/>
        <w:jc w:val="both"/>
        <w:rPr>
          <w:rFonts w:asciiTheme="minorHAnsi" w:hAnsiTheme="minorHAnsi" w:cstheme="minorHAnsi"/>
        </w:rPr>
      </w:pPr>
      <w:bookmarkStart w:id="24" w:name="_Toc151574581"/>
      <w:r w:rsidRPr="00BF662B">
        <w:rPr>
          <w:rFonts w:asciiTheme="minorHAnsi" w:hAnsiTheme="minorHAnsi" w:cstheme="minorHAnsi"/>
        </w:rPr>
        <w:t>2.</w:t>
      </w:r>
      <w:r w:rsidR="00BF0F44" w:rsidRPr="00BF662B">
        <w:rPr>
          <w:rFonts w:asciiTheme="minorHAnsi" w:hAnsiTheme="minorHAnsi" w:cstheme="minorHAnsi"/>
        </w:rPr>
        <w:t>2</w:t>
      </w:r>
      <w:r w:rsidRPr="00BF662B">
        <w:rPr>
          <w:rFonts w:asciiTheme="minorHAnsi" w:hAnsiTheme="minorHAnsi" w:cstheme="minorHAnsi"/>
        </w:rPr>
        <w:t xml:space="preserve">.1 </w:t>
      </w:r>
      <w:r w:rsidR="00FB4E4B">
        <w:rPr>
          <w:rFonts w:asciiTheme="minorHAnsi" w:hAnsiTheme="minorHAnsi" w:cstheme="minorHAnsi"/>
        </w:rPr>
        <w:t>Performance</w:t>
      </w:r>
      <w:r w:rsidRPr="00BF662B">
        <w:rPr>
          <w:rFonts w:asciiTheme="minorHAnsi" w:hAnsiTheme="minorHAnsi" w:cstheme="minorHAnsi"/>
        </w:rPr>
        <w:t xml:space="preserve"> Requirements:</w:t>
      </w:r>
      <w:bookmarkEnd w:id="24"/>
    </w:p>
    <w:p w14:paraId="586F7CC3" w14:textId="25FC8B57" w:rsidR="000969E0" w:rsidRDefault="0078254D" w:rsidP="007E1DE1">
      <w:r>
        <w:t>This section is for requirements related to the</w:t>
      </w:r>
      <w:r w:rsidR="00552CF5">
        <w:t xml:space="preserve"> </w:t>
      </w:r>
      <w:r w:rsidR="006D3801">
        <w:t xml:space="preserve">system </w:t>
      </w:r>
      <w:r w:rsidR="00C2117A">
        <w:t xml:space="preserve">performance and </w:t>
      </w:r>
      <w:r w:rsidR="00552CF5">
        <w:t xml:space="preserve">how </w:t>
      </w:r>
      <w:r w:rsidR="006D3801">
        <w:t>usable the system is</w:t>
      </w:r>
      <w:r w:rsidR="00031244">
        <w:t>.</w:t>
      </w:r>
    </w:p>
    <w:tbl>
      <w:tblPr>
        <w:tblW w:w="10035" w:type="dxa"/>
        <w:tblInd w:w="-459" w:type="dxa"/>
        <w:tblLayout w:type="fixed"/>
        <w:tblCellMar>
          <w:left w:w="0" w:type="dxa"/>
          <w:right w:w="0" w:type="dxa"/>
        </w:tblCellMar>
        <w:tblLook w:val="0000" w:firstRow="0" w:lastRow="0" w:firstColumn="0" w:lastColumn="0" w:noHBand="0" w:noVBand="0"/>
      </w:tblPr>
      <w:tblGrid>
        <w:gridCol w:w="3261"/>
        <w:gridCol w:w="6774"/>
      </w:tblGrid>
      <w:tr w:rsidR="005A40D7" w14:paraId="683C1D59" w14:textId="77777777" w:rsidTr="00121811">
        <w:trPr>
          <w:cantSplit/>
          <w:trHeight w:val="329"/>
        </w:trPr>
        <w:tc>
          <w:tcPr>
            <w:tcW w:w="10035" w:type="dxa"/>
            <w:gridSpan w:val="2"/>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F4369BB" w14:textId="2F5A884F" w:rsidR="005A40D7" w:rsidRPr="00BF662B" w:rsidRDefault="005A40D7" w:rsidP="005A40D7">
            <w:pPr>
              <w:widowControl w:val="0"/>
              <w:rPr>
                <w:rFonts w:cstheme="minorHAnsi"/>
                <w:color w:val="000000"/>
                <w:kern w:val="0"/>
              </w:rPr>
            </w:pPr>
            <w:r w:rsidRPr="004C0F04">
              <w:rPr>
                <w:b/>
              </w:rPr>
              <w:t>NFR 1.1 System Does not Cause Nausea</w:t>
            </w:r>
          </w:p>
        </w:tc>
      </w:tr>
      <w:tr w:rsidR="004964C3" w14:paraId="340CC5FA" w14:textId="77777777" w:rsidTr="00121811">
        <w:trPr>
          <w:trHeight w:val="293"/>
        </w:trPr>
        <w:tc>
          <w:tcPr>
            <w:tcW w:w="3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53EC72E" w14:textId="77777777" w:rsidR="004964C3" w:rsidRPr="004C0F04" w:rsidRDefault="004964C3" w:rsidP="004964C3">
            <w:pPr>
              <w:jc w:val="both"/>
              <w:rPr>
                <w:b/>
              </w:rPr>
            </w:pPr>
            <w:r w:rsidRPr="004C0F04">
              <w:rPr>
                <w:b/>
              </w:rPr>
              <w:t>Description</w:t>
            </w:r>
            <w:r w:rsidRPr="004C0F04">
              <w:rPr>
                <w:b/>
              </w:rPr>
              <w:tab/>
            </w:r>
          </w:p>
        </w:tc>
        <w:tc>
          <w:tcPr>
            <w:tcW w:w="677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46C2679" w14:textId="23925D24" w:rsidR="004964C3" w:rsidRPr="00BF662B" w:rsidRDefault="004964C3" w:rsidP="004964C3">
            <w:pPr>
              <w:widowControl w:val="0"/>
              <w:jc w:val="both"/>
              <w:rPr>
                <w:rFonts w:cstheme="minorHAnsi"/>
                <w:color w:val="000000"/>
                <w:kern w:val="0"/>
              </w:rPr>
            </w:pPr>
            <w:r w:rsidRPr="00BF662B">
              <w:rPr>
                <w:rFonts w:cstheme="minorHAnsi"/>
                <w:color w:val="000000"/>
                <w:kern w:val="0"/>
              </w:rPr>
              <w:t>The game must have a high enough framerate to not cause nausea.</w:t>
            </w:r>
          </w:p>
        </w:tc>
      </w:tr>
      <w:tr w:rsidR="004964C3" w14:paraId="1304923F" w14:textId="77777777" w:rsidTr="007E1DE1">
        <w:trPr>
          <w:trHeight w:val="469"/>
        </w:trPr>
        <w:tc>
          <w:tcPr>
            <w:tcW w:w="3261" w:type="dxa"/>
            <w:tcBorders>
              <w:top w:val="nil"/>
              <w:left w:val="single" w:sz="4" w:space="0" w:color="000000"/>
              <w:bottom w:val="single" w:sz="4" w:space="0" w:color="000000"/>
              <w:right w:val="single" w:sz="4" w:space="0" w:color="000000"/>
            </w:tcBorders>
            <w:tcMar>
              <w:left w:w="108" w:type="dxa"/>
              <w:right w:w="108" w:type="dxa"/>
            </w:tcMar>
          </w:tcPr>
          <w:p w14:paraId="6913CF60" w14:textId="77777777" w:rsidR="004964C3" w:rsidRPr="004C0F04" w:rsidRDefault="004964C3" w:rsidP="004964C3">
            <w:pPr>
              <w:jc w:val="both"/>
              <w:rPr>
                <w:b/>
              </w:rPr>
            </w:pPr>
            <w:r w:rsidRPr="004C0F04">
              <w:rPr>
                <w:b/>
              </w:rPr>
              <w:t xml:space="preserve">Type </w:t>
            </w:r>
          </w:p>
        </w:tc>
        <w:tc>
          <w:tcPr>
            <w:tcW w:w="6774" w:type="dxa"/>
            <w:tcBorders>
              <w:top w:val="nil"/>
              <w:left w:val="single" w:sz="4" w:space="0" w:color="000000"/>
              <w:bottom w:val="single" w:sz="4" w:space="0" w:color="000000"/>
              <w:right w:val="single" w:sz="4" w:space="0" w:color="000000"/>
            </w:tcBorders>
            <w:tcMar>
              <w:left w:w="108" w:type="dxa"/>
              <w:right w:w="108" w:type="dxa"/>
            </w:tcMar>
          </w:tcPr>
          <w:p w14:paraId="3807819F" w14:textId="77777777" w:rsidR="004964C3" w:rsidRPr="004C0F04" w:rsidRDefault="004964C3" w:rsidP="004964C3">
            <w:pPr>
              <w:widowControl w:val="0"/>
              <w:jc w:val="both"/>
            </w:pPr>
            <w:r w:rsidRPr="00BF662B">
              <w:rPr>
                <w:rFonts w:cstheme="minorHAnsi"/>
                <w:color w:val="000000"/>
                <w:kern w:val="0"/>
              </w:rPr>
              <w:t>Speed requirement</w:t>
            </w:r>
          </w:p>
        </w:tc>
      </w:tr>
      <w:tr w:rsidR="004964C3" w14:paraId="2F233C37" w14:textId="77777777" w:rsidTr="00121811">
        <w:trPr>
          <w:trHeight w:val="207"/>
        </w:trPr>
        <w:tc>
          <w:tcPr>
            <w:tcW w:w="3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16B3A6D" w14:textId="77777777" w:rsidR="004964C3" w:rsidRPr="004C0F04" w:rsidRDefault="004964C3" w:rsidP="004964C3">
            <w:pPr>
              <w:jc w:val="both"/>
              <w:rPr>
                <w:b/>
              </w:rPr>
            </w:pPr>
            <w:r w:rsidRPr="004C0F04">
              <w:rPr>
                <w:b/>
              </w:rPr>
              <w:t xml:space="preserve">Metrics </w:t>
            </w:r>
          </w:p>
        </w:tc>
        <w:tc>
          <w:tcPr>
            <w:tcW w:w="677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6E2354B" w14:textId="2F371633" w:rsidR="0087577E" w:rsidRPr="00AE0B12" w:rsidRDefault="004964C3" w:rsidP="004964C3">
            <w:pPr>
              <w:widowControl w:val="0"/>
              <w:jc w:val="both"/>
              <w:rPr>
                <w:rFonts w:cstheme="minorHAnsi"/>
                <w:color w:val="000000"/>
                <w:kern w:val="0"/>
              </w:rPr>
            </w:pPr>
            <w:r w:rsidRPr="00BF662B">
              <w:rPr>
                <w:rFonts w:cstheme="minorHAnsi"/>
                <w:color w:val="000000"/>
                <w:kern w:val="0"/>
              </w:rPr>
              <w:t xml:space="preserve">The framerate must be below </w:t>
            </w:r>
            <w:r w:rsidR="009E1A90">
              <w:rPr>
                <w:rFonts w:cstheme="minorHAnsi"/>
                <w:color w:val="000000"/>
                <w:kern w:val="0"/>
              </w:rPr>
              <w:t>60</w:t>
            </w:r>
            <w:r w:rsidRPr="00BF662B">
              <w:rPr>
                <w:rFonts w:cstheme="minorHAnsi"/>
                <w:color w:val="000000"/>
                <w:kern w:val="0"/>
              </w:rPr>
              <w:t xml:space="preserve"> no more than 5% of the time.</w:t>
            </w:r>
            <w:r w:rsidR="0087577E" w:rsidRPr="00BF662B">
              <w:rPr>
                <w:rFonts w:cstheme="minorHAnsi"/>
                <w:color w:val="000000"/>
                <w:kern w:val="0"/>
              </w:rPr>
              <w:t>[3]</w:t>
            </w:r>
          </w:p>
        </w:tc>
      </w:tr>
      <w:tr w:rsidR="004964C3" w14:paraId="35EC98AD" w14:textId="77777777" w:rsidTr="00121811">
        <w:trPr>
          <w:trHeight w:val="597"/>
        </w:trPr>
        <w:tc>
          <w:tcPr>
            <w:tcW w:w="3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5C9C5C5" w14:textId="77777777" w:rsidR="004964C3" w:rsidRPr="004C0F04" w:rsidRDefault="004964C3" w:rsidP="004964C3">
            <w:pPr>
              <w:jc w:val="both"/>
              <w:rPr>
                <w:b/>
              </w:rPr>
            </w:pPr>
            <w:r w:rsidRPr="004C0F04">
              <w:rPr>
                <w:b/>
              </w:rPr>
              <w:t xml:space="preserve">Constraints </w:t>
            </w:r>
          </w:p>
        </w:tc>
        <w:tc>
          <w:tcPr>
            <w:tcW w:w="677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8B514D2" w14:textId="6D3C8F13" w:rsidR="004964C3" w:rsidRPr="004C0F04" w:rsidRDefault="00F85C5F" w:rsidP="004964C3">
            <w:pPr>
              <w:widowControl w:val="0"/>
              <w:jc w:val="both"/>
            </w:pPr>
            <w:r w:rsidRPr="00BF662B">
              <w:rPr>
                <w:rFonts w:cstheme="minorHAnsi"/>
                <w:color w:val="000000"/>
                <w:kern w:val="0"/>
              </w:rPr>
              <w:t xml:space="preserve">This performance requirement will need to be met on a computer with sufficient </w:t>
            </w:r>
            <w:r w:rsidR="004B443E" w:rsidRPr="00BF662B">
              <w:rPr>
                <w:rFonts w:cstheme="minorHAnsi"/>
                <w:color w:val="000000"/>
                <w:kern w:val="0"/>
              </w:rPr>
              <w:t>hardware.</w:t>
            </w:r>
          </w:p>
        </w:tc>
      </w:tr>
    </w:tbl>
    <w:p w14:paraId="1392B712" w14:textId="77777777" w:rsidR="00F61BC3" w:rsidRDefault="00F61BC3" w:rsidP="00BD6ACB">
      <w:pPr>
        <w:jc w:val="both"/>
      </w:pPr>
    </w:p>
    <w:tbl>
      <w:tblPr>
        <w:tblW w:w="12015" w:type="dxa"/>
        <w:tblInd w:w="-459" w:type="dxa"/>
        <w:tblLayout w:type="fixed"/>
        <w:tblCellMar>
          <w:left w:w="0" w:type="dxa"/>
          <w:right w:w="0" w:type="dxa"/>
        </w:tblCellMar>
        <w:tblLook w:val="0000" w:firstRow="0" w:lastRow="0" w:firstColumn="0" w:lastColumn="0" w:noHBand="0" w:noVBand="0"/>
      </w:tblPr>
      <w:tblGrid>
        <w:gridCol w:w="3261"/>
        <w:gridCol w:w="6804"/>
        <w:gridCol w:w="1950"/>
      </w:tblGrid>
      <w:tr w:rsidR="00474F41" w14:paraId="51C1029F" w14:textId="77777777" w:rsidTr="00121811">
        <w:trPr>
          <w:cantSplit/>
          <w:trHeight w:val="231"/>
        </w:trPr>
        <w:tc>
          <w:tcPr>
            <w:tcW w:w="100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000A3111" w14:textId="0B2AB9B8" w:rsidR="00474F41" w:rsidRPr="00BF662B" w:rsidRDefault="00474F41" w:rsidP="00BD6ACB">
            <w:pPr>
              <w:widowControl w:val="0"/>
              <w:jc w:val="both"/>
              <w:rPr>
                <w:rFonts w:cstheme="minorHAnsi"/>
                <w:color w:val="000000"/>
                <w:kern w:val="0"/>
              </w:rPr>
            </w:pPr>
            <w:r w:rsidRPr="0061369E">
              <w:rPr>
                <w:b/>
              </w:rPr>
              <w:t>NFR 1.2 Minimal Loading Time</w:t>
            </w:r>
          </w:p>
        </w:tc>
        <w:tc>
          <w:tcPr>
            <w:tcW w:w="1950" w:type="dxa"/>
            <w:vAlign w:val="center"/>
          </w:tcPr>
          <w:p w14:paraId="220916EB" w14:textId="77777777" w:rsidR="00474F41" w:rsidRDefault="00474F41" w:rsidP="00BD6ACB">
            <w:pPr>
              <w:jc w:val="both"/>
            </w:pPr>
          </w:p>
        </w:tc>
      </w:tr>
      <w:tr w:rsidR="00AD28F2" w14:paraId="10515DC5" w14:textId="77777777" w:rsidTr="578D55A3">
        <w:trPr>
          <w:gridAfter w:val="1"/>
          <w:wAfter w:w="1950" w:type="dxa"/>
          <w:cantSplit/>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48E7FA6" w14:textId="77777777" w:rsidR="00AD28F2" w:rsidRPr="0061369E" w:rsidRDefault="00AD28F2" w:rsidP="00BD6ACB">
            <w:pPr>
              <w:jc w:val="both"/>
              <w:rPr>
                <w:b/>
              </w:rPr>
            </w:pPr>
            <w:r w:rsidRPr="0061369E">
              <w:rPr>
                <w:b/>
              </w:rPr>
              <w:t>Description</w:t>
            </w:r>
            <w:r w:rsidRPr="0061369E">
              <w:rPr>
                <w:b/>
              </w:rPr>
              <w:tab/>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9C4071B" w14:textId="27A635B0" w:rsidR="00AD28F2" w:rsidRPr="00BF662B" w:rsidRDefault="00AD28F2" w:rsidP="00BD6ACB">
            <w:pPr>
              <w:widowControl w:val="0"/>
              <w:jc w:val="both"/>
              <w:rPr>
                <w:rFonts w:cstheme="minorHAnsi"/>
                <w:color w:val="000000"/>
                <w:kern w:val="0"/>
              </w:rPr>
            </w:pPr>
            <w:r w:rsidRPr="00BF662B">
              <w:rPr>
                <w:rFonts w:cstheme="minorHAnsi"/>
                <w:color w:val="000000"/>
                <w:kern w:val="0"/>
              </w:rPr>
              <w:t xml:space="preserve">After the system </w:t>
            </w:r>
            <w:r w:rsidR="003C5A70" w:rsidRPr="00BF662B">
              <w:rPr>
                <w:rFonts w:cstheme="minorHAnsi"/>
                <w:color w:val="000000"/>
                <w:kern w:val="0"/>
              </w:rPr>
              <w:t>has been configured the system should load within a specified load time.</w:t>
            </w:r>
          </w:p>
        </w:tc>
      </w:tr>
      <w:tr w:rsidR="00A307FE" w14:paraId="29792BBF" w14:textId="77777777" w:rsidTr="00121811">
        <w:trPr>
          <w:gridAfter w:val="1"/>
          <w:wAfter w:w="1950" w:type="dxa"/>
          <w:cantSplit/>
          <w:trHeight w:val="291"/>
        </w:trPr>
        <w:tc>
          <w:tcPr>
            <w:tcW w:w="3261" w:type="dxa"/>
            <w:tcBorders>
              <w:top w:val="nil"/>
              <w:left w:val="single" w:sz="4" w:space="0" w:color="000000" w:themeColor="text1"/>
              <w:bottom w:val="single" w:sz="4" w:space="0" w:color="000000" w:themeColor="text1"/>
              <w:right w:val="single" w:sz="4" w:space="0" w:color="000000" w:themeColor="text1"/>
            </w:tcBorders>
            <w:tcMar>
              <w:left w:w="108" w:type="dxa"/>
              <w:right w:w="108" w:type="dxa"/>
            </w:tcMar>
          </w:tcPr>
          <w:p w14:paraId="1C870292" w14:textId="77777777" w:rsidR="00A307FE" w:rsidRPr="0061369E" w:rsidRDefault="00A307FE" w:rsidP="00BD6ACB">
            <w:pPr>
              <w:jc w:val="both"/>
              <w:rPr>
                <w:b/>
              </w:rPr>
            </w:pPr>
            <w:r w:rsidRPr="0061369E">
              <w:rPr>
                <w:b/>
              </w:rPr>
              <w:t xml:space="preserve">Type </w:t>
            </w:r>
          </w:p>
        </w:tc>
        <w:tc>
          <w:tcPr>
            <w:tcW w:w="6804" w:type="dxa"/>
            <w:tcBorders>
              <w:top w:val="nil"/>
              <w:left w:val="single" w:sz="4" w:space="0" w:color="000000" w:themeColor="text1"/>
              <w:bottom w:val="single" w:sz="4" w:space="0" w:color="000000" w:themeColor="text1"/>
              <w:right w:val="single" w:sz="4" w:space="0" w:color="000000" w:themeColor="text1"/>
            </w:tcBorders>
            <w:tcMar>
              <w:left w:w="108" w:type="dxa"/>
              <w:right w:w="108" w:type="dxa"/>
            </w:tcMar>
          </w:tcPr>
          <w:p w14:paraId="027A50C4" w14:textId="7B65C5BF" w:rsidR="00A307FE" w:rsidRPr="0061369E" w:rsidRDefault="00A307FE" w:rsidP="00BD6ACB">
            <w:pPr>
              <w:widowControl w:val="0"/>
              <w:jc w:val="both"/>
            </w:pPr>
            <w:r w:rsidRPr="00BF662B">
              <w:rPr>
                <w:rFonts w:cstheme="minorHAnsi"/>
                <w:color w:val="000000"/>
                <w:kern w:val="0"/>
              </w:rPr>
              <w:t>Speed requirement</w:t>
            </w:r>
          </w:p>
        </w:tc>
      </w:tr>
      <w:tr w:rsidR="00AD28F2" w14:paraId="189139D5" w14:textId="77777777" w:rsidTr="578D55A3">
        <w:trPr>
          <w:gridAfter w:val="1"/>
          <w:wAfter w:w="1950" w:type="dxa"/>
          <w:cantSplit/>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8900F3D" w14:textId="77777777" w:rsidR="00AD28F2" w:rsidRPr="0061369E" w:rsidRDefault="00AD28F2" w:rsidP="00BD6ACB">
            <w:pPr>
              <w:jc w:val="both"/>
              <w:rPr>
                <w:b/>
              </w:rPr>
            </w:pPr>
            <w:r w:rsidRPr="0061369E">
              <w:rPr>
                <w:b/>
              </w:rPr>
              <w:t xml:space="preserve">Metrics </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9A56144" w14:textId="3FA939DA" w:rsidR="00AD28F2" w:rsidRPr="0061369E" w:rsidRDefault="003C5A70" w:rsidP="00BD6ACB">
            <w:pPr>
              <w:widowControl w:val="0"/>
              <w:jc w:val="both"/>
            </w:pPr>
            <w:r w:rsidRPr="0061369E">
              <w:t xml:space="preserve">The system should load within </w:t>
            </w:r>
            <w:r w:rsidR="02DF7D1E">
              <w:t>30</w:t>
            </w:r>
            <w:r w:rsidRPr="0061369E">
              <w:t xml:space="preserve"> seconds after it has been configurated.</w:t>
            </w:r>
          </w:p>
        </w:tc>
      </w:tr>
      <w:tr w:rsidR="00121814" w14:paraId="70EBE435" w14:textId="77777777" w:rsidTr="00121811">
        <w:trPr>
          <w:gridAfter w:val="1"/>
          <w:wAfter w:w="1950" w:type="dxa"/>
          <w:cantSplit/>
          <w:trHeight w:val="659"/>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66468D6" w14:textId="77777777" w:rsidR="00121814" w:rsidRPr="0061369E" w:rsidRDefault="00121814" w:rsidP="00BD6ACB">
            <w:pPr>
              <w:jc w:val="both"/>
              <w:rPr>
                <w:b/>
              </w:rPr>
            </w:pPr>
            <w:r w:rsidRPr="0061369E">
              <w:rPr>
                <w:b/>
              </w:rPr>
              <w:t xml:space="preserve">Constraints </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516A605" w14:textId="192F9418" w:rsidR="00121814" w:rsidRPr="0061369E" w:rsidRDefault="003C5A70" w:rsidP="00BD6ACB">
            <w:pPr>
              <w:widowControl w:val="0"/>
              <w:jc w:val="both"/>
            </w:pPr>
            <w:r w:rsidRPr="00BF662B">
              <w:rPr>
                <w:rFonts w:cstheme="minorHAnsi"/>
                <w:color w:val="000000"/>
                <w:kern w:val="0"/>
              </w:rPr>
              <w:t>This performance requirement will need to be met on a computer with sufficient hardware.</w:t>
            </w:r>
          </w:p>
        </w:tc>
      </w:tr>
    </w:tbl>
    <w:p w14:paraId="46EFCE0F" w14:textId="77777777" w:rsidR="008D3F29" w:rsidRDefault="008D3F29" w:rsidP="00BD6ACB">
      <w:pPr>
        <w:jc w:val="both"/>
      </w:pPr>
    </w:p>
    <w:p w14:paraId="622C90CE" w14:textId="77777777" w:rsidR="0071571C" w:rsidRDefault="0071571C" w:rsidP="00BD6ACB">
      <w:pPr>
        <w:jc w:val="both"/>
      </w:pPr>
    </w:p>
    <w:p w14:paraId="639CDB65" w14:textId="77777777" w:rsidR="0071571C" w:rsidRDefault="0071571C" w:rsidP="00BD6ACB">
      <w:pPr>
        <w:jc w:val="both"/>
      </w:pPr>
    </w:p>
    <w:p w14:paraId="08DA806C" w14:textId="77777777" w:rsidR="0071571C" w:rsidRDefault="0071571C" w:rsidP="00BD6ACB">
      <w:pPr>
        <w:jc w:val="both"/>
      </w:pPr>
    </w:p>
    <w:tbl>
      <w:tblPr>
        <w:tblW w:w="12015" w:type="dxa"/>
        <w:tblInd w:w="-459" w:type="dxa"/>
        <w:tblLayout w:type="fixed"/>
        <w:tblCellMar>
          <w:left w:w="0" w:type="dxa"/>
          <w:right w:w="0" w:type="dxa"/>
        </w:tblCellMar>
        <w:tblLook w:val="0000" w:firstRow="0" w:lastRow="0" w:firstColumn="0" w:lastColumn="0" w:noHBand="0" w:noVBand="0"/>
      </w:tblPr>
      <w:tblGrid>
        <w:gridCol w:w="3261"/>
        <w:gridCol w:w="6804"/>
        <w:gridCol w:w="1950"/>
      </w:tblGrid>
      <w:tr w:rsidR="00474F41" w14:paraId="34A5B977" w14:textId="77777777">
        <w:trPr>
          <w:cantSplit/>
        </w:trPr>
        <w:tc>
          <w:tcPr>
            <w:tcW w:w="10065" w:type="dxa"/>
            <w:gridSpan w:val="2"/>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AA44605" w14:textId="4DCA65FB" w:rsidR="00474F41" w:rsidRPr="00BF662B" w:rsidRDefault="00474F41">
            <w:pPr>
              <w:widowControl w:val="0"/>
              <w:jc w:val="both"/>
              <w:rPr>
                <w:rFonts w:cstheme="minorHAnsi"/>
                <w:color w:val="000000"/>
                <w:kern w:val="0"/>
              </w:rPr>
            </w:pPr>
            <w:r w:rsidRPr="0061369E">
              <w:rPr>
                <w:b/>
              </w:rPr>
              <w:t>NFR 1.</w:t>
            </w:r>
            <w:r>
              <w:rPr>
                <w:b/>
              </w:rPr>
              <w:t>3</w:t>
            </w:r>
            <w:r w:rsidRPr="0061369E">
              <w:rPr>
                <w:b/>
              </w:rPr>
              <w:t xml:space="preserve"> </w:t>
            </w:r>
            <w:r>
              <w:rPr>
                <w:b/>
              </w:rPr>
              <w:t>Low latency between the heart monitor and headset</w:t>
            </w:r>
          </w:p>
        </w:tc>
        <w:tc>
          <w:tcPr>
            <w:tcW w:w="1950" w:type="dxa"/>
            <w:vAlign w:val="center"/>
          </w:tcPr>
          <w:p w14:paraId="3B1F239B" w14:textId="77777777" w:rsidR="00474F41" w:rsidRDefault="00474F41">
            <w:pPr>
              <w:jc w:val="both"/>
            </w:pPr>
          </w:p>
        </w:tc>
      </w:tr>
      <w:tr w:rsidR="002E60D6" w14:paraId="1217F37E" w14:textId="77777777">
        <w:trPr>
          <w:gridAfter w:val="1"/>
          <w:wAfter w:w="1950" w:type="dxa"/>
          <w:cantSplit/>
        </w:trPr>
        <w:tc>
          <w:tcPr>
            <w:tcW w:w="3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4C8E0FF" w14:textId="77777777" w:rsidR="002E60D6" w:rsidRPr="0061369E" w:rsidRDefault="002E60D6">
            <w:pPr>
              <w:jc w:val="both"/>
              <w:rPr>
                <w:b/>
              </w:rPr>
            </w:pPr>
            <w:r w:rsidRPr="0061369E">
              <w:rPr>
                <w:b/>
              </w:rPr>
              <w:t>Description</w:t>
            </w:r>
            <w:r w:rsidRPr="0061369E">
              <w:rPr>
                <w:b/>
              </w:rPr>
              <w:tab/>
            </w:r>
          </w:p>
        </w:tc>
        <w:tc>
          <w:tcPr>
            <w:tcW w:w="68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96C7D84" w14:textId="480F34AF" w:rsidR="002E60D6" w:rsidRPr="00BF662B" w:rsidRDefault="002E60D6">
            <w:pPr>
              <w:widowControl w:val="0"/>
              <w:jc w:val="both"/>
              <w:rPr>
                <w:rFonts w:cstheme="minorHAnsi"/>
                <w:color w:val="000000"/>
                <w:kern w:val="0"/>
              </w:rPr>
            </w:pPr>
            <w:r w:rsidRPr="00BF662B">
              <w:rPr>
                <w:rFonts w:cstheme="minorHAnsi"/>
                <w:color w:val="000000"/>
                <w:kern w:val="0"/>
              </w:rPr>
              <w:t xml:space="preserve">There should be no noticeable delay between the heart monitoring system and the </w:t>
            </w:r>
            <w:r w:rsidR="00A71C7D" w:rsidRPr="00BF662B">
              <w:rPr>
                <w:rFonts w:cstheme="minorHAnsi"/>
                <w:color w:val="000000"/>
                <w:kern w:val="0"/>
              </w:rPr>
              <w:t>computer and then between the computer and the headset.</w:t>
            </w:r>
          </w:p>
        </w:tc>
      </w:tr>
      <w:tr w:rsidR="002E60D6" w14:paraId="60AF9A81" w14:textId="77777777" w:rsidTr="0071571C">
        <w:trPr>
          <w:gridAfter w:val="1"/>
          <w:wAfter w:w="1950" w:type="dxa"/>
          <w:cantSplit/>
          <w:trHeight w:val="337"/>
        </w:trPr>
        <w:tc>
          <w:tcPr>
            <w:tcW w:w="3261" w:type="dxa"/>
            <w:tcBorders>
              <w:top w:val="nil"/>
              <w:left w:val="single" w:sz="4" w:space="0" w:color="000000"/>
              <w:bottom w:val="single" w:sz="4" w:space="0" w:color="000000"/>
              <w:right w:val="single" w:sz="4" w:space="0" w:color="000000"/>
            </w:tcBorders>
            <w:tcMar>
              <w:left w:w="108" w:type="dxa"/>
              <w:right w:w="108" w:type="dxa"/>
            </w:tcMar>
          </w:tcPr>
          <w:p w14:paraId="3BE4E7A4" w14:textId="77777777" w:rsidR="002E60D6" w:rsidRPr="0061369E" w:rsidRDefault="002E60D6">
            <w:pPr>
              <w:jc w:val="both"/>
              <w:rPr>
                <w:b/>
              </w:rPr>
            </w:pPr>
            <w:r w:rsidRPr="0061369E">
              <w:rPr>
                <w:b/>
              </w:rPr>
              <w:t xml:space="preserve">Type </w:t>
            </w:r>
          </w:p>
        </w:tc>
        <w:tc>
          <w:tcPr>
            <w:tcW w:w="6804" w:type="dxa"/>
            <w:tcBorders>
              <w:top w:val="nil"/>
              <w:left w:val="single" w:sz="4" w:space="0" w:color="000000"/>
              <w:bottom w:val="single" w:sz="4" w:space="0" w:color="000000"/>
              <w:right w:val="single" w:sz="4" w:space="0" w:color="000000"/>
            </w:tcBorders>
            <w:tcMar>
              <w:left w:w="108" w:type="dxa"/>
              <w:right w:w="108" w:type="dxa"/>
            </w:tcMar>
          </w:tcPr>
          <w:p w14:paraId="57974143" w14:textId="77777777" w:rsidR="002E60D6" w:rsidRPr="0061369E" w:rsidRDefault="002E60D6">
            <w:pPr>
              <w:widowControl w:val="0"/>
              <w:jc w:val="both"/>
            </w:pPr>
            <w:r w:rsidRPr="00BF662B">
              <w:rPr>
                <w:rFonts w:cstheme="minorHAnsi"/>
                <w:color w:val="000000"/>
                <w:kern w:val="0"/>
              </w:rPr>
              <w:t>Speed requirement</w:t>
            </w:r>
          </w:p>
        </w:tc>
      </w:tr>
      <w:tr w:rsidR="002E60D6" w14:paraId="52329608" w14:textId="77777777">
        <w:trPr>
          <w:gridAfter w:val="1"/>
          <w:wAfter w:w="1950" w:type="dxa"/>
          <w:cantSplit/>
        </w:trPr>
        <w:tc>
          <w:tcPr>
            <w:tcW w:w="3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BC727AC" w14:textId="77777777" w:rsidR="002E60D6" w:rsidRPr="0061369E" w:rsidRDefault="002E60D6">
            <w:pPr>
              <w:jc w:val="both"/>
              <w:rPr>
                <w:b/>
              </w:rPr>
            </w:pPr>
            <w:r w:rsidRPr="0061369E">
              <w:rPr>
                <w:b/>
              </w:rPr>
              <w:t xml:space="preserve">Metrics </w:t>
            </w:r>
          </w:p>
        </w:tc>
        <w:tc>
          <w:tcPr>
            <w:tcW w:w="68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249BF09" w14:textId="0D3D0DC8" w:rsidR="002E60D6" w:rsidRPr="0061369E" w:rsidRDefault="005978E8">
            <w:pPr>
              <w:widowControl w:val="0"/>
              <w:jc w:val="both"/>
            </w:pPr>
            <w:r>
              <w:t xml:space="preserve">There should be a delay of at most </w:t>
            </w:r>
            <w:r w:rsidR="000D5989">
              <w:t xml:space="preserve">1 </w:t>
            </w:r>
            <w:r>
              <w:t>second</w:t>
            </w:r>
            <w:r w:rsidR="00585706">
              <w:t xml:space="preserve"> [6]</w:t>
            </w:r>
            <w:r>
              <w:t xml:space="preserve"> between the heart rate monitor gathering data and </w:t>
            </w:r>
            <w:r w:rsidR="00021133">
              <w:t xml:space="preserve">sending it to the computer and then </w:t>
            </w:r>
            <w:r>
              <w:t xml:space="preserve">the flower changing </w:t>
            </w:r>
            <w:r w:rsidR="00A71C7D">
              <w:t xml:space="preserve">in the headset </w:t>
            </w:r>
            <w:r w:rsidR="00F84E6F">
              <w:t>at least 90% of the time</w:t>
            </w:r>
            <w:r w:rsidR="002E60D6" w:rsidRPr="0061369E">
              <w:t>.</w:t>
            </w:r>
          </w:p>
        </w:tc>
      </w:tr>
      <w:tr w:rsidR="002E60D6" w14:paraId="7C37B9F1" w14:textId="77777777">
        <w:trPr>
          <w:gridAfter w:val="1"/>
          <w:wAfter w:w="1950" w:type="dxa"/>
          <w:cantSplit/>
        </w:trPr>
        <w:tc>
          <w:tcPr>
            <w:tcW w:w="3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9B2A1F8" w14:textId="77777777" w:rsidR="002E60D6" w:rsidRPr="0061369E" w:rsidRDefault="002E60D6">
            <w:pPr>
              <w:jc w:val="both"/>
              <w:rPr>
                <w:b/>
              </w:rPr>
            </w:pPr>
            <w:r w:rsidRPr="0061369E">
              <w:rPr>
                <w:b/>
              </w:rPr>
              <w:t xml:space="preserve">Constraints </w:t>
            </w:r>
          </w:p>
        </w:tc>
        <w:tc>
          <w:tcPr>
            <w:tcW w:w="680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4FCAAF7" w14:textId="50FB83BA" w:rsidR="002E60D6" w:rsidRPr="0061369E" w:rsidRDefault="000D5989">
            <w:pPr>
              <w:widowControl w:val="0"/>
              <w:jc w:val="both"/>
            </w:pPr>
            <w:r w:rsidRPr="00BF662B">
              <w:rPr>
                <w:rFonts w:cstheme="minorHAnsi"/>
                <w:color w:val="000000"/>
                <w:kern w:val="0"/>
              </w:rPr>
              <w:t xml:space="preserve">The heart rate monitor may not gather data very quickly. If the data is sent over the </w:t>
            </w:r>
            <w:r w:rsidR="00585706" w:rsidRPr="00BF662B">
              <w:rPr>
                <w:rFonts w:cstheme="minorHAnsi"/>
                <w:color w:val="000000"/>
                <w:kern w:val="0"/>
              </w:rPr>
              <w:t>network,</w:t>
            </w:r>
            <w:r w:rsidRPr="00BF662B">
              <w:rPr>
                <w:rFonts w:cstheme="minorHAnsi"/>
                <w:color w:val="000000"/>
                <w:kern w:val="0"/>
              </w:rPr>
              <w:t xml:space="preserve"> there can be lost packets or </w:t>
            </w:r>
            <w:r w:rsidR="00585706" w:rsidRPr="00BF662B">
              <w:rPr>
                <w:rFonts w:cstheme="minorHAnsi"/>
                <w:color w:val="000000"/>
                <w:kern w:val="0"/>
              </w:rPr>
              <w:t>slow connection</w:t>
            </w:r>
          </w:p>
        </w:tc>
      </w:tr>
    </w:tbl>
    <w:p w14:paraId="32F2625A" w14:textId="77777777" w:rsidR="002E60D6" w:rsidRDefault="002E60D6" w:rsidP="00BD6ACB">
      <w:pPr>
        <w:jc w:val="both"/>
      </w:pPr>
    </w:p>
    <w:p w14:paraId="27875518" w14:textId="77777777" w:rsidR="000A400E" w:rsidRPr="00C52299" w:rsidRDefault="000A400E" w:rsidP="00BD6ACB">
      <w:pPr>
        <w:jc w:val="both"/>
      </w:pPr>
    </w:p>
    <w:p w14:paraId="12D96471" w14:textId="26A379D0" w:rsidR="008726EE" w:rsidRPr="00BF662B" w:rsidRDefault="008726EE" w:rsidP="00BD6ACB">
      <w:pPr>
        <w:pStyle w:val="Heading2"/>
        <w:jc w:val="both"/>
        <w:rPr>
          <w:rFonts w:asciiTheme="minorHAnsi" w:hAnsiTheme="minorHAnsi" w:cstheme="minorHAnsi"/>
        </w:rPr>
      </w:pPr>
      <w:bookmarkStart w:id="25" w:name="_Toc151574582"/>
      <w:r w:rsidRPr="00BF662B">
        <w:rPr>
          <w:rFonts w:asciiTheme="minorHAnsi" w:hAnsiTheme="minorHAnsi" w:cstheme="minorHAnsi"/>
        </w:rPr>
        <w:t>2.</w:t>
      </w:r>
      <w:r w:rsidR="00BF0F44" w:rsidRPr="00BF662B">
        <w:rPr>
          <w:rFonts w:asciiTheme="minorHAnsi" w:hAnsiTheme="minorHAnsi" w:cstheme="minorHAnsi"/>
        </w:rPr>
        <w:t>2</w:t>
      </w:r>
      <w:r w:rsidRPr="00BF662B">
        <w:rPr>
          <w:rFonts w:asciiTheme="minorHAnsi" w:hAnsiTheme="minorHAnsi" w:cstheme="minorHAnsi"/>
        </w:rPr>
        <w:t>.2 Usability Requirements:</w:t>
      </w:r>
      <w:bookmarkEnd w:id="25"/>
    </w:p>
    <w:p w14:paraId="5A6244BC" w14:textId="7E59CA5E" w:rsidR="004660EF" w:rsidRDefault="008726EE" w:rsidP="00CC6B5C">
      <w:pPr>
        <w:jc w:val="both"/>
      </w:pPr>
      <w:r>
        <w:t xml:space="preserve">This section is for requirements related to </w:t>
      </w:r>
      <w:r w:rsidR="0078177B">
        <w:t xml:space="preserve">how </w:t>
      </w:r>
      <w:r w:rsidR="00A01147">
        <w:t xml:space="preserve">easily the </w:t>
      </w:r>
      <w:r w:rsidR="00FF6639">
        <w:t xml:space="preserve">user and researcher </w:t>
      </w:r>
      <w:r w:rsidR="005A4E3A">
        <w:t>can</w:t>
      </w:r>
      <w:r w:rsidR="00FF6639">
        <w:t xml:space="preserve"> navigate and control the functionality of the </w:t>
      </w:r>
      <w:r w:rsidR="00F17C50">
        <w:t>system.</w:t>
      </w:r>
    </w:p>
    <w:tbl>
      <w:tblPr>
        <w:tblW w:w="12015" w:type="dxa"/>
        <w:tblInd w:w="-459" w:type="dxa"/>
        <w:tblLayout w:type="fixed"/>
        <w:tblCellMar>
          <w:left w:w="0" w:type="dxa"/>
          <w:right w:w="0" w:type="dxa"/>
        </w:tblCellMar>
        <w:tblLook w:val="0000" w:firstRow="0" w:lastRow="0" w:firstColumn="0" w:lastColumn="0" w:noHBand="0" w:noVBand="0"/>
      </w:tblPr>
      <w:tblGrid>
        <w:gridCol w:w="2694"/>
        <w:gridCol w:w="7371"/>
        <w:gridCol w:w="1950"/>
      </w:tblGrid>
      <w:tr w:rsidR="00474F41" w14:paraId="3880A556" w14:textId="77777777">
        <w:tc>
          <w:tcPr>
            <w:tcW w:w="10065" w:type="dxa"/>
            <w:gridSpan w:val="2"/>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85FBA61" w14:textId="0618BC7F" w:rsidR="00474F41" w:rsidRPr="00BF662B" w:rsidRDefault="00474F41" w:rsidP="00BD6ACB">
            <w:pPr>
              <w:widowControl w:val="0"/>
              <w:jc w:val="both"/>
              <w:rPr>
                <w:rFonts w:cstheme="minorHAnsi"/>
                <w:color w:val="000000"/>
                <w:kern w:val="0"/>
              </w:rPr>
            </w:pPr>
            <w:r w:rsidRPr="00CC6B5C">
              <w:rPr>
                <w:b/>
              </w:rPr>
              <w:t>NFR 2.1 Quick to set up</w:t>
            </w:r>
          </w:p>
        </w:tc>
        <w:tc>
          <w:tcPr>
            <w:tcW w:w="1950" w:type="dxa"/>
            <w:vAlign w:val="center"/>
          </w:tcPr>
          <w:p w14:paraId="4B7DE9D6" w14:textId="77777777" w:rsidR="00474F41" w:rsidRDefault="00474F41" w:rsidP="00BD6ACB">
            <w:pPr>
              <w:jc w:val="both"/>
            </w:pPr>
          </w:p>
        </w:tc>
      </w:tr>
      <w:tr w:rsidR="000969E0" w14:paraId="1A063EAE" w14:textId="77777777" w:rsidTr="0071571C">
        <w:trPr>
          <w:gridAfter w:val="1"/>
          <w:wAfter w:w="1950" w:type="dxa"/>
          <w:trHeight w:val="305"/>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A53B1FA" w14:textId="77777777" w:rsidR="000969E0" w:rsidRPr="00CC6B5C" w:rsidRDefault="000969E0" w:rsidP="00BD6ACB">
            <w:pPr>
              <w:jc w:val="both"/>
              <w:rPr>
                <w:b/>
              </w:rPr>
            </w:pPr>
            <w:r w:rsidRPr="00CC6B5C">
              <w:rPr>
                <w:b/>
              </w:rPr>
              <w:t>Description</w:t>
            </w:r>
            <w:r w:rsidRPr="00CC6B5C">
              <w:rPr>
                <w:b/>
              </w:rPr>
              <w:tab/>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7DFA694" w14:textId="4F3E607A" w:rsidR="000969E0" w:rsidRPr="00BF662B" w:rsidRDefault="00CC6B5C" w:rsidP="00BD6ACB">
            <w:pPr>
              <w:widowControl w:val="0"/>
              <w:jc w:val="both"/>
              <w:rPr>
                <w:rFonts w:cstheme="minorHAnsi"/>
                <w:color w:val="000000"/>
                <w:kern w:val="0"/>
              </w:rPr>
            </w:pPr>
            <w:r w:rsidRPr="00BF662B">
              <w:rPr>
                <w:rFonts w:cstheme="minorHAnsi"/>
                <w:color w:val="000000"/>
                <w:kern w:val="0"/>
              </w:rPr>
              <w:t>The</w:t>
            </w:r>
            <w:r w:rsidR="000969E0" w:rsidRPr="00BF662B">
              <w:rPr>
                <w:rFonts w:cstheme="minorHAnsi"/>
                <w:color w:val="000000"/>
                <w:kern w:val="0"/>
              </w:rPr>
              <w:t xml:space="preserve"> user should be able to set the system up quickly.</w:t>
            </w:r>
          </w:p>
        </w:tc>
      </w:tr>
      <w:tr w:rsidR="000969E0" w14:paraId="2CB721A8" w14:textId="77777777" w:rsidTr="0071571C">
        <w:trPr>
          <w:gridAfter w:val="1"/>
          <w:wAfter w:w="1950" w:type="dxa"/>
          <w:trHeight w:val="269"/>
        </w:trPr>
        <w:tc>
          <w:tcPr>
            <w:tcW w:w="2694" w:type="dxa"/>
            <w:tcBorders>
              <w:top w:val="nil"/>
              <w:left w:val="single" w:sz="4" w:space="0" w:color="000000"/>
              <w:bottom w:val="single" w:sz="4" w:space="0" w:color="000000"/>
              <w:right w:val="single" w:sz="4" w:space="0" w:color="000000"/>
            </w:tcBorders>
            <w:tcMar>
              <w:left w:w="108" w:type="dxa"/>
              <w:right w:w="108" w:type="dxa"/>
            </w:tcMar>
          </w:tcPr>
          <w:p w14:paraId="7C9F548D" w14:textId="77777777" w:rsidR="000969E0" w:rsidRPr="00CC6B5C" w:rsidRDefault="000969E0" w:rsidP="00BD6ACB">
            <w:pPr>
              <w:jc w:val="both"/>
              <w:rPr>
                <w:b/>
              </w:rPr>
            </w:pPr>
            <w:r w:rsidRPr="00CC6B5C">
              <w:rPr>
                <w:b/>
              </w:rPr>
              <w:t xml:space="preserve">Type </w:t>
            </w:r>
          </w:p>
        </w:tc>
        <w:tc>
          <w:tcPr>
            <w:tcW w:w="7371" w:type="dxa"/>
            <w:tcBorders>
              <w:top w:val="nil"/>
              <w:left w:val="single" w:sz="4" w:space="0" w:color="000000"/>
              <w:bottom w:val="single" w:sz="4" w:space="0" w:color="000000"/>
              <w:right w:val="single" w:sz="4" w:space="0" w:color="000000"/>
            </w:tcBorders>
            <w:tcMar>
              <w:left w:w="108" w:type="dxa"/>
              <w:right w:w="108" w:type="dxa"/>
            </w:tcMar>
          </w:tcPr>
          <w:p w14:paraId="077BA009" w14:textId="77777777" w:rsidR="000969E0" w:rsidRPr="00CC6B5C" w:rsidRDefault="000969E0" w:rsidP="00BD6ACB">
            <w:pPr>
              <w:widowControl w:val="0"/>
              <w:jc w:val="both"/>
            </w:pPr>
            <w:r w:rsidRPr="00BF662B">
              <w:rPr>
                <w:rFonts w:cstheme="minorHAnsi"/>
                <w:color w:val="000000"/>
                <w:kern w:val="0"/>
              </w:rPr>
              <w:t>User Experience and Documentation Requirement</w:t>
            </w:r>
          </w:p>
        </w:tc>
      </w:tr>
      <w:tr w:rsidR="000969E0" w14:paraId="5F442D05" w14:textId="77777777" w:rsidTr="0071571C">
        <w:trPr>
          <w:gridAfter w:val="1"/>
          <w:wAfter w:w="1950" w:type="dxa"/>
          <w:trHeight w:val="942"/>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8930034" w14:textId="77777777" w:rsidR="000969E0" w:rsidRPr="00CC6B5C" w:rsidRDefault="000969E0" w:rsidP="00BD6ACB">
            <w:pPr>
              <w:jc w:val="both"/>
              <w:rPr>
                <w:b/>
              </w:rPr>
            </w:pPr>
            <w:r w:rsidRPr="00CC6B5C">
              <w:rPr>
                <w:b/>
              </w:rPr>
              <w:t xml:space="preserve">Metrics </w:t>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A7B7A06" w14:textId="77777777" w:rsidR="000969E0" w:rsidRPr="00BF662B" w:rsidRDefault="000969E0" w:rsidP="00BD6ACB">
            <w:pPr>
              <w:widowControl w:val="0"/>
              <w:jc w:val="both"/>
              <w:rPr>
                <w:rFonts w:cstheme="minorHAnsi"/>
                <w:color w:val="000000"/>
                <w:kern w:val="0"/>
              </w:rPr>
            </w:pPr>
            <w:r w:rsidRPr="00BF662B">
              <w:rPr>
                <w:rFonts w:cstheme="minorHAnsi"/>
                <w:color w:val="000000"/>
                <w:kern w:val="0"/>
              </w:rPr>
              <w:t>A trained user should be able to set the system up in 5 minutes.</w:t>
            </w:r>
          </w:p>
          <w:p w14:paraId="3E04F552" w14:textId="77777777" w:rsidR="000969E0" w:rsidRPr="00CC6B5C" w:rsidRDefault="000969E0" w:rsidP="00BD6ACB">
            <w:pPr>
              <w:widowControl w:val="0"/>
              <w:jc w:val="both"/>
            </w:pPr>
            <w:r w:rsidRPr="00BF662B">
              <w:rPr>
                <w:rFonts w:cstheme="minorHAnsi"/>
                <w:color w:val="000000"/>
                <w:kern w:val="0"/>
              </w:rPr>
              <w:t>An untrained user should be able to use documentation to set up the system in 10 minutes.</w:t>
            </w:r>
          </w:p>
        </w:tc>
      </w:tr>
      <w:tr w:rsidR="000969E0" w14:paraId="1D35D175"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57FF7AD" w14:textId="77777777" w:rsidR="000969E0" w:rsidRPr="00E66A6D" w:rsidRDefault="000969E0" w:rsidP="00BD6ACB">
            <w:pPr>
              <w:jc w:val="both"/>
              <w:rPr>
                <w:b/>
              </w:rPr>
            </w:pPr>
            <w:r w:rsidRPr="00E66A6D">
              <w:rPr>
                <w:b/>
              </w:rPr>
              <w:t xml:space="preserve">Constraints </w:t>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94D800A" w14:textId="77777777" w:rsidR="000969E0" w:rsidRPr="00E66A6D" w:rsidRDefault="000969E0" w:rsidP="00BD6ACB">
            <w:pPr>
              <w:widowControl w:val="0"/>
              <w:jc w:val="both"/>
            </w:pPr>
            <w:r w:rsidRPr="00BF662B">
              <w:rPr>
                <w:rFonts w:cstheme="minorHAnsi"/>
                <w:color w:val="000000"/>
                <w:kern w:val="0"/>
              </w:rPr>
              <w:t>This test must be run after first setting up the VR headset.</w:t>
            </w:r>
          </w:p>
        </w:tc>
      </w:tr>
    </w:tbl>
    <w:p w14:paraId="76C58B9D" w14:textId="77777777" w:rsidR="00E975BC" w:rsidRPr="00BF662B" w:rsidRDefault="00E975BC" w:rsidP="7F00C478">
      <w:pPr>
        <w:pStyle w:val="Heading2"/>
        <w:jc w:val="both"/>
        <w:rPr>
          <w:rFonts w:asciiTheme="minorHAnsi" w:hAnsiTheme="minorHAnsi" w:cstheme="minorBidi"/>
        </w:rPr>
      </w:pPr>
    </w:p>
    <w:p w14:paraId="62B1FDEA" w14:textId="74E80DCC" w:rsidR="7F00C478" w:rsidRDefault="7F00C478" w:rsidP="7F00C478"/>
    <w:tbl>
      <w:tblPr>
        <w:tblW w:w="12015" w:type="dxa"/>
        <w:tblInd w:w="-459" w:type="dxa"/>
        <w:tblLayout w:type="fixed"/>
        <w:tblCellMar>
          <w:left w:w="0" w:type="dxa"/>
          <w:right w:w="0" w:type="dxa"/>
        </w:tblCellMar>
        <w:tblLook w:val="0000" w:firstRow="0" w:lastRow="0" w:firstColumn="0" w:lastColumn="0" w:noHBand="0" w:noVBand="0"/>
      </w:tblPr>
      <w:tblGrid>
        <w:gridCol w:w="2694"/>
        <w:gridCol w:w="7371"/>
        <w:gridCol w:w="1950"/>
      </w:tblGrid>
      <w:tr w:rsidR="00474F41" w14:paraId="7E97B9E0" w14:textId="77777777" w:rsidTr="0071571C">
        <w:trPr>
          <w:trHeight w:val="297"/>
        </w:trPr>
        <w:tc>
          <w:tcPr>
            <w:tcW w:w="10065" w:type="dxa"/>
            <w:gridSpan w:val="2"/>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D9D8CC9" w14:textId="22361540" w:rsidR="00474F41" w:rsidRPr="00BF662B" w:rsidRDefault="00474F41">
            <w:pPr>
              <w:widowControl w:val="0"/>
              <w:jc w:val="both"/>
              <w:rPr>
                <w:rFonts w:cstheme="minorHAnsi"/>
                <w:color w:val="000000"/>
                <w:kern w:val="0"/>
              </w:rPr>
            </w:pPr>
            <w:r w:rsidRPr="00CC6B5C">
              <w:rPr>
                <w:b/>
              </w:rPr>
              <w:t>NFR 2.</w:t>
            </w:r>
            <w:r>
              <w:rPr>
                <w:b/>
              </w:rPr>
              <w:t>2 Researcher config file should be easy to use</w:t>
            </w:r>
          </w:p>
        </w:tc>
        <w:tc>
          <w:tcPr>
            <w:tcW w:w="1950" w:type="dxa"/>
            <w:vAlign w:val="center"/>
          </w:tcPr>
          <w:p w14:paraId="602ECDBD" w14:textId="77777777" w:rsidR="00474F41" w:rsidRDefault="00474F41">
            <w:pPr>
              <w:jc w:val="both"/>
            </w:pPr>
          </w:p>
        </w:tc>
      </w:tr>
      <w:tr w:rsidR="00E975BC" w14:paraId="320A6DFF"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DC2CDFF" w14:textId="77777777" w:rsidR="00E975BC" w:rsidRPr="00CC6B5C" w:rsidRDefault="00E975BC">
            <w:pPr>
              <w:jc w:val="both"/>
              <w:rPr>
                <w:b/>
              </w:rPr>
            </w:pPr>
            <w:r w:rsidRPr="00CC6B5C">
              <w:rPr>
                <w:b/>
              </w:rPr>
              <w:t>Description</w:t>
            </w:r>
            <w:r w:rsidRPr="00CC6B5C">
              <w:rPr>
                <w:b/>
              </w:rPr>
              <w:tab/>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56580C8" w14:textId="69E128DD" w:rsidR="00E975BC" w:rsidRPr="00BF662B" w:rsidRDefault="00E975BC">
            <w:pPr>
              <w:widowControl w:val="0"/>
              <w:jc w:val="both"/>
              <w:rPr>
                <w:rFonts w:cstheme="minorHAnsi"/>
                <w:color w:val="000000"/>
                <w:kern w:val="0"/>
              </w:rPr>
            </w:pPr>
            <w:r w:rsidRPr="00BF662B">
              <w:rPr>
                <w:rFonts w:cstheme="minorHAnsi"/>
                <w:color w:val="000000"/>
                <w:kern w:val="0"/>
              </w:rPr>
              <w:t xml:space="preserve">The </w:t>
            </w:r>
            <w:r w:rsidR="003C5B3A" w:rsidRPr="00BF662B">
              <w:rPr>
                <w:rFonts w:cstheme="minorHAnsi"/>
                <w:color w:val="000000"/>
                <w:kern w:val="0"/>
              </w:rPr>
              <w:t>config file for the researcher should be clear concise and easy to use</w:t>
            </w:r>
            <w:r w:rsidRPr="00BF662B">
              <w:rPr>
                <w:rFonts w:cstheme="minorHAnsi"/>
                <w:color w:val="000000"/>
                <w:kern w:val="0"/>
              </w:rPr>
              <w:t>.</w:t>
            </w:r>
          </w:p>
        </w:tc>
      </w:tr>
      <w:tr w:rsidR="00E975BC" w14:paraId="0DE80A80" w14:textId="77777777">
        <w:trPr>
          <w:gridAfter w:val="1"/>
          <w:wAfter w:w="1950" w:type="dxa"/>
        </w:trPr>
        <w:tc>
          <w:tcPr>
            <w:tcW w:w="2694" w:type="dxa"/>
            <w:tcBorders>
              <w:top w:val="nil"/>
              <w:left w:val="single" w:sz="4" w:space="0" w:color="000000"/>
              <w:bottom w:val="single" w:sz="4" w:space="0" w:color="000000"/>
              <w:right w:val="single" w:sz="4" w:space="0" w:color="000000"/>
            </w:tcBorders>
            <w:tcMar>
              <w:left w:w="108" w:type="dxa"/>
              <w:right w:w="108" w:type="dxa"/>
            </w:tcMar>
          </w:tcPr>
          <w:p w14:paraId="552A9458" w14:textId="77777777" w:rsidR="00E975BC" w:rsidRPr="00CC6B5C" w:rsidRDefault="00E975BC">
            <w:pPr>
              <w:jc w:val="both"/>
              <w:rPr>
                <w:b/>
              </w:rPr>
            </w:pPr>
            <w:r w:rsidRPr="00CC6B5C">
              <w:rPr>
                <w:b/>
              </w:rPr>
              <w:t xml:space="preserve">Type </w:t>
            </w:r>
          </w:p>
        </w:tc>
        <w:tc>
          <w:tcPr>
            <w:tcW w:w="7371" w:type="dxa"/>
            <w:tcBorders>
              <w:top w:val="nil"/>
              <w:left w:val="single" w:sz="4" w:space="0" w:color="000000"/>
              <w:bottom w:val="single" w:sz="4" w:space="0" w:color="000000"/>
              <w:right w:val="single" w:sz="4" w:space="0" w:color="000000"/>
            </w:tcBorders>
            <w:tcMar>
              <w:left w:w="108" w:type="dxa"/>
              <w:right w:w="108" w:type="dxa"/>
            </w:tcMar>
          </w:tcPr>
          <w:p w14:paraId="5D89E376" w14:textId="7DE9A044" w:rsidR="00E975BC" w:rsidRPr="00CC6B5C" w:rsidRDefault="00E975BC">
            <w:pPr>
              <w:widowControl w:val="0"/>
              <w:jc w:val="both"/>
            </w:pPr>
            <w:r w:rsidRPr="00BF662B">
              <w:rPr>
                <w:rFonts w:cstheme="minorHAnsi"/>
                <w:color w:val="000000"/>
                <w:kern w:val="0"/>
              </w:rPr>
              <w:t>User Experience Requirement</w:t>
            </w:r>
          </w:p>
        </w:tc>
      </w:tr>
      <w:tr w:rsidR="00E975BC" w14:paraId="5637099A" w14:textId="77777777" w:rsidTr="0071571C">
        <w:trPr>
          <w:gridAfter w:val="1"/>
          <w:wAfter w:w="1950" w:type="dxa"/>
          <w:trHeight w:val="614"/>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9E781CE" w14:textId="77777777" w:rsidR="00E975BC" w:rsidRPr="00CC6B5C" w:rsidRDefault="00E975BC">
            <w:pPr>
              <w:jc w:val="both"/>
              <w:rPr>
                <w:b/>
              </w:rPr>
            </w:pPr>
            <w:r w:rsidRPr="00CC6B5C">
              <w:rPr>
                <w:b/>
              </w:rPr>
              <w:t xml:space="preserve">Metrics </w:t>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496BF55" w14:textId="2FEB9A68" w:rsidR="00E975BC" w:rsidRPr="00CC6B5C" w:rsidRDefault="003C5B3A">
            <w:pPr>
              <w:widowControl w:val="0"/>
              <w:jc w:val="both"/>
            </w:pPr>
            <w:r w:rsidRPr="00BF662B">
              <w:rPr>
                <w:rFonts w:cstheme="minorHAnsi"/>
                <w:color w:val="000000"/>
                <w:kern w:val="0"/>
              </w:rPr>
              <w:t xml:space="preserve">The </w:t>
            </w:r>
            <w:r w:rsidR="009A4F84" w:rsidRPr="00BF662B">
              <w:rPr>
                <w:rFonts w:cstheme="minorHAnsi"/>
                <w:color w:val="000000"/>
                <w:kern w:val="0"/>
              </w:rPr>
              <w:t xml:space="preserve">description labels for different parameters should be clear and there should be good documentation for how to configure </w:t>
            </w:r>
            <w:r w:rsidR="00896CD7" w:rsidRPr="00BF662B">
              <w:rPr>
                <w:rFonts w:cstheme="minorHAnsi"/>
                <w:color w:val="000000"/>
                <w:kern w:val="0"/>
              </w:rPr>
              <w:t>various parts</w:t>
            </w:r>
            <w:r w:rsidR="009A4F84" w:rsidRPr="00BF662B">
              <w:rPr>
                <w:rFonts w:cstheme="minorHAnsi"/>
                <w:color w:val="000000"/>
                <w:kern w:val="0"/>
              </w:rPr>
              <w:t xml:space="preserve"> of the software</w:t>
            </w:r>
            <w:r w:rsidR="00896CD7" w:rsidRPr="00BF662B">
              <w:rPr>
                <w:rFonts w:cstheme="minorHAnsi"/>
                <w:color w:val="000000"/>
                <w:kern w:val="0"/>
              </w:rPr>
              <w:t>.</w:t>
            </w:r>
          </w:p>
        </w:tc>
      </w:tr>
    </w:tbl>
    <w:p w14:paraId="2DEAE8D7" w14:textId="77777777" w:rsidR="00E975BC" w:rsidRDefault="00E975BC" w:rsidP="00BD6ACB">
      <w:pPr>
        <w:pStyle w:val="Heading2"/>
        <w:jc w:val="both"/>
        <w:rPr>
          <w:rFonts w:asciiTheme="minorHAnsi" w:hAnsiTheme="minorHAnsi" w:cstheme="minorHAnsi"/>
        </w:rPr>
      </w:pPr>
    </w:p>
    <w:p w14:paraId="1DD93DAE" w14:textId="77777777" w:rsidR="002C4304" w:rsidRDefault="002C4304" w:rsidP="002C4304"/>
    <w:p w14:paraId="11BEBC22" w14:textId="77777777" w:rsidR="002C4304" w:rsidRPr="002C4304" w:rsidRDefault="002C4304" w:rsidP="002C4304"/>
    <w:p w14:paraId="062C3F35" w14:textId="1389F0E3" w:rsidR="00670083" w:rsidRPr="00BF662B" w:rsidRDefault="00670083" w:rsidP="00BD6ACB">
      <w:pPr>
        <w:pStyle w:val="Heading2"/>
        <w:jc w:val="both"/>
        <w:rPr>
          <w:rFonts w:asciiTheme="minorHAnsi" w:hAnsiTheme="minorHAnsi" w:cstheme="minorHAnsi"/>
        </w:rPr>
      </w:pPr>
      <w:bookmarkStart w:id="26" w:name="_Toc151574583"/>
      <w:r w:rsidRPr="00BF662B">
        <w:rPr>
          <w:rFonts w:asciiTheme="minorHAnsi" w:hAnsiTheme="minorHAnsi" w:cstheme="minorHAnsi"/>
        </w:rPr>
        <w:t>2.</w:t>
      </w:r>
      <w:r w:rsidR="00BF0F44" w:rsidRPr="00BF662B">
        <w:rPr>
          <w:rFonts w:asciiTheme="minorHAnsi" w:hAnsiTheme="minorHAnsi" w:cstheme="minorHAnsi"/>
        </w:rPr>
        <w:t>2</w:t>
      </w:r>
      <w:r w:rsidRPr="00BF662B">
        <w:rPr>
          <w:rFonts w:asciiTheme="minorHAnsi" w:hAnsiTheme="minorHAnsi" w:cstheme="minorHAnsi"/>
        </w:rPr>
        <w:t>.</w:t>
      </w:r>
      <w:r w:rsidR="00A47C4E" w:rsidRPr="00BF662B">
        <w:rPr>
          <w:rFonts w:asciiTheme="minorHAnsi" w:hAnsiTheme="minorHAnsi" w:cstheme="minorHAnsi"/>
        </w:rPr>
        <w:t>3</w:t>
      </w:r>
      <w:r w:rsidRPr="00BF662B">
        <w:rPr>
          <w:rFonts w:asciiTheme="minorHAnsi" w:hAnsiTheme="minorHAnsi" w:cstheme="minorHAnsi"/>
        </w:rPr>
        <w:t xml:space="preserve"> </w:t>
      </w:r>
      <w:r w:rsidR="00435F2B" w:rsidRPr="00BF662B">
        <w:rPr>
          <w:rFonts w:asciiTheme="minorHAnsi" w:hAnsiTheme="minorHAnsi" w:cstheme="minorHAnsi"/>
        </w:rPr>
        <w:t>Meditation</w:t>
      </w:r>
      <w:r w:rsidRPr="00BF662B">
        <w:rPr>
          <w:rFonts w:asciiTheme="minorHAnsi" w:hAnsiTheme="minorHAnsi" w:cstheme="minorHAnsi"/>
        </w:rPr>
        <w:t xml:space="preserve"> Requirements:</w:t>
      </w:r>
      <w:bookmarkEnd w:id="26"/>
    </w:p>
    <w:p w14:paraId="39BE5D6C" w14:textId="3C039C10" w:rsidR="003924BE" w:rsidRDefault="00670083" w:rsidP="00E66A6D">
      <w:pPr>
        <w:jc w:val="both"/>
      </w:pPr>
      <w:r>
        <w:t xml:space="preserve">This section is for requirements related to the </w:t>
      </w:r>
      <w:r w:rsidR="005E61AB">
        <w:t xml:space="preserve">quality of </w:t>
      </w:r>
      <w:r w:rsidR="00165C3B">
        <w:t>the virtual</w:t>
      </w:r>
      <w:r w:rsidR="00082CD8">
        <w:t xml:space="preserve"> meditation</w:t>
      </w:r>
      <w:r w:rsidR="00165C3B">
        <w:t xml:space="preserve"> environment </w:t>
      </w:r>
      <w:proofErr w:type="gramStart"/>
      <w:r w:rsidR="00082CD8">
        <w:t>in order to</w:t>
      </w:r>
      <w:proofErr w:type="gramEnd"/>
      <w:r w:rsidR="00082CD8">
        <w:t xml:space="preserve"> make it relaxing for the user.</w:t>
      </w:r>
      <w:r w:rsidR="00165C3B">
        <w:t xml:space="preserve"> </w:t>
      </w:r>
    </w:p>
    <w:tbl>
      <w:tblPr>
        <w:tblW w:w="12015" w:type="dxa"/>
        <w:tblInd w:w="-459" w:type="dxa"/>
        <w:tblLayout w:type="fixed"/>
        <w:tblCellMar>
          <w:left w:w="0" w:type="dxa"/>
          <w:right w:w="0" w:type="dxa"/>
        </w:tblCellMar>
        <w:tblLook w:val="0000" w:firstRow="0" w:lastRow="0" w:firstColumn="0" w:lastColumn="0" w:noHBand="0" w:noVBand="0"/>
      </w:tblPr>
      <w:tblGrid>
        <w:gridCol w:w="2694"/>
        <w:gridCol w:w="7371"/>
        <w:gridCol w:w="1950"/>
      </w:tblGrid>
      <w:tr w:rsidR="006D3801" w14:paraId="0098846E" w14:textId="77777777" w:rsidTr="002C4304">
        <w:trPr>
          <w:trHeight w:val="70"/>
        </w:trPr>
        <w:tc>
          <w:tcPr>
            <w:tcW w:w="10065" w:type="dxa"/>
            <w:gridSpan w:val="2"/>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CFCE7C5" w14:textId="28AACB14" w:rsidR="006D3801" w:rsidRPr="00BF662B" w:rsidRDefault="006D3801" w:rsidP="00BD6ACB">
            <w:pPr>
              <w:widowControl w:val="0"/>
              <w:jc w:val="both"/>
              <w:rPr>
                <w:rFonts w:cstheme="minorHAnsi"/>
                <w:color w:val="000000"/>
                <w:kern w:val="0"/>
              </w:rPr>
            </w:pPr>
            <w:r w:rsidRPr="00E66A6D">
              <w:rPr>
                <w:b/>
              </w:rPr>
              <w:t>NFR 3.1 A Cohesive Visual Style</w:t>
            </w:r>
          </w:p>
        </w:tc>
        <w:tc>
          <w:tcPr>
            <w:tcW w:w="1950" w:type="dxa"/>
            <w:vAlign w:val="center"/>
          </w:tcPr>
          <w:p w14:paraId="5D54283D" w14:textId="77777777" w:rsidR="006D3801" w:rsidRDefault="006D3801" w:rsidP="00BD6ACB">
            <w:pPr>
              <w:jc w:val="both"/>
            </w:pPr>
          </w:p>
        </w:tc>
      </w:tr>
      <w:tr w:rsidR="003924BE" w14:paraId="2E9550E2"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61D2262" w14:textId="77777777" w:rsidR="003924BE" w:rsidRPr="00E66A6D" w:rsidRDefault="003924BE" w:rsidP="00BD6ACB">
            <w:pPr>
              <w:jc w:val="both"/>
              <w:rPr>
                <w:b/>
              </w:rPr>
            </w:pPr>
            <w:r w:rsidRPr="00E66A6D">
              <w:rPr>
                <w:b/>
              </w:rPr>
              <w:t>Description</w:t>
            </w:r>
            <w:r w:rsidRPr="00E66A6D">
              <w:rPr>
                <w:b/>
              </w:rPr>
              <w:tab/>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6BD132C" w14:textId="77777777" w:rsidR="003924BE" w:rsidRPr="00BF662B" w:rsidRDefault="003924BE" w:rsidP="00BD6ACB">
            <w:pPr>
              <w:widowControl w:val="0"/>
              <w:jc w:val="both"/>
              <w:rPr>
                <w:rFonts w:cstheme="minorHAnsi"/>
                <w:color w:val="000000"/>
                <w:kern w:val="0"/>
              </w:rPr>
            </w:pPr>
            <w:r w:rsidRPr="00BF662B">
              <w:rPr>
                <w:rFonts w:cstheme="minorHAnsi"/>
                <w:color w:val="000000"/>
                <w:kern w:val="0"/>
              </w:rPr>
              <w:t>The game should have a Cohesive visual style.</w:t>
            </w:r>
          </w:p>
        </w:tc>
      </w:tr>
      <w:tr w:rsidR="003924BE" w14:paraId="28CC9A3B" w14:textId="77777777">
        <w:trPr>
          <w:gridAfter w:val="1"/>
          <w:wAfter w:w="1950" w:type="dxa"/>
        </w:trPr>
        <w:tc>
          <w:tcPr>
            <w:tcW w:w="2694" w:type="dxa"/>
            <w:tcBorders>
              <w:top w:val="nil"/>
              <w:left w:val="single" w:sz="4" w:space="0" w:color="000000"/>
              <w:bottom w:val="single" w:sz="4" w:space="0" w:color="000000"/>
              <w:right w:val="single" w:sz="4" w:space="0" w:color="000000"/>
            </w:tcBorders>
            <w:tcMar>
              <w:left w:w="108" w:type="dxa"/>
              <w:right w:w="108" w:type="dxa"/>
            </w:tcMar>
          </w:tcPr>
          <w:p w14:paraId="314CB609" w14:textId="77777777" w:rsidR="003924BE" w:rsidRPr="00E66A6D" w:rsidRDefault="003924BE" w:rsidP="00BD6ACB">
            <w:pPr>
              <w:jc w:val="both"/>
              <w:rPr>
                <w:b/>
              </w:rPr>
            </w:pPr>
            <w:r w:rsidRPr="00E66A6D">
              <w:rPr>
                <w:b/>
              </w:rPr>
              <w:t xml:space="preserve">Type </w:t>
            </w:r>
          </w:p>
        </w:tc>
        <w:tc>
          <w:tcPr>
            <w:tcW w:w="7371" w:type="dxa"/>
            <w:tcBorders>
              <w:top w:val="nil"/>
              <w:left w:val="single" w:sz="4" w:space="0" w:color="000000"/>
              <w:bottom w:val="single" w:sz="4" w:space="0" w:color="000000"/>
              <w:right w:val="single" w:sz="4" w:space="0" w:color="000000"/>
            </w:tcBorders>
            <w:tcMar>
              <w:left w:w="108" w:type="dxa"/>
              <w:right w:w="108" w:type="dxa"/>
            </w:tcMar>
          </w:tcPr>
          <w:p w14:paraId="66F03921" w14:textId="77777777" w:rsidR="003924BE" w:rsidRPr="00E66A6D" w:rsidRDefault="003924BE" w:rsidP="00BD6ACB">
            <w:pPr>
              <w:widowControl w:val="0"/>
              <w:jc w:val="both"/>
            </w:pPr>
            <w:r w:rsidRPr="00BF662B">
              <w:rPr>
                <w:rFonts w:cstheme="minorHAnsi"/>
                <w:color w:val="000000"/>
                <w:kern w:val="0"/>
              </w:rPr>
              <w:t>Graphics and Visuals Requirement</w:t>
            </w:r>
          </w:p>
        </w:tc>
      </w:tr>
      <w:tr w:rsidR="003924BE" w14:paraId="639B947A"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C458AD8" w14:textId="77777777" w:rsidR="003924BE" w:rsidRPr="00E66A6D" w:rsidRDefault="003924BE" w:rsidP="00BD6ACB">
            <w:pPr>
              <w:jc w:val="both"/>
              <w:rPr>
                <w:b/>
              </w:rPr>
            </w:pPr>
            <w:r w:rsidRPr="00E66A6D">
              <w:rPr>
                <w:b/>
              </w:rPr>
              <w:t xml:space="preserve">Metrics </w:t>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2EC7044" w14:textId="51CCEB0E" w:rsidR="003924BE" w:rsidRPr="00E66A6D" w:rsidRDefault="003924BE" w:rsidP="00BD6ACB">
            <w:pPr>
              <w:widowControl w:val="0"/>
              <w:jc w:val="both"/>
            </w:pPr>
            <w:r w:rsidRPr="00BF662B">
              <w:rPr>
                <w:rFonts w:cstheme="minorHAnsi"/>
                <w:color w:val="000000"/>
                <w:kern w:val="0"/>
              </w:rPr>
              <w:t>When</w:t>
            </w:r>
            <w:r w:rsidR="00B901B7" w:rsidRPr="00BF662B">
              <w:rPr>
                <w:rFonts w:cstheme="minorHAnsi"/>
                <w:color w:val="000000"/>
                <w:kern w:val="0"/>
              </w:rPr>
              <w:t>, as part of a survey,</w:t>
            </w:r>
            <w:r w:rsidRPr="00BF662B">
              <w:rPr>
                <w:rFonts w:cstheme="minorHAnsi"/>
                <w:color w:val="000000"/>
                <w:kern w:val="0"/>
              </w:rPr>
              <w:t xml:space="preserve"> users are asked “Does this game have a Cohesive visual style?” more than 70% should say yes.</w:t>
            </w:r>
          </w:p>
        </w:tc>
      </w:tr>
    </w:tbl>
    <w:p w14:paraId="629BF9DD" w14:textId="77777777" w:rsidR="00BD0EB3" w:rsidRDefault="00BD0EB3" w:rsidP="00BD6ACB">
      <w:pPr>
        <w:suppressAutoHyphens/>
        <w:autoSpaceDE w:val="0"/>
        <w:autoSpaceDN w:val="0"/>
        <w:adjustRightInd w:val="0"/>
        <w:spacing w:line="240" w:lineRule="auto"/>
        <w:jc w:val="both"/>
      </w:pPr>
    </w:p>
    <w:tbl>
      <w:tblPr>
        <w:tblW w:w="12015" w:type="dxa"/>
        <w:tblInd w:w="-459" w:type="dxa"/>
        <w:tblLayout w:type="fixed"/>
        <w:tblCellMar>
          <w:left w:w="0" w:type="dxa"/>
          <w:right w:w="0" w:type="dxa"/>
        </w:tblCellMar>
        <w:tblLook w:val="0000" w:firstRow="0" w:lastRow="0" w:firstColumn="0" w:lastColumn="0" w:noHBand="0" w:noVBand="0"/>
      </w:tblPr>
      <w:tblGrid>
        <w:gridCol w:w="2694"/>
        <w:gridCol w:w="7371"/>
        <w:gridCol w:w="1950"/>
      </w:tblGrid>
      <w:tr w:rsidR="006D3801" w14:paraId="5EA2E15B" w14:textId="77777777">
        <w:tc>
          <w:tcPr>
            <w:tcW w:w="10065" w:type="dxa"/>
            <w:gridSpan w:val="2"/>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23A27BB" w14:textId="7CE20A18" w:rsidR="006D3801" w:rsidRPr="00BF662B" w:rsidRDefault="006D3801" w:rsidP="00BD6ACB">
            <w:pPr>
              <w:widowControl w:val="0"/>
              <w:jc w:val="both"/>
              <w:rPr>
                <w:rFonts w:cstheme="minorHAnsi"/>
                <w:color w:val="000000"/>
                <w:kern w:val="0"/>
              </w:rPr>
            </w:pPr>
            <w:r w:rsidRPr="00E66A6D">
              <w:rPr>
                <w:b/>
              </w:rPr>
              <w:t>NFR 3.2 Audio fits the setting</w:t>
            </w:r>
          </w:p>
        </w:tc>
        <w:tc>
          <w:tcPr>
            <w:tcW w:w="1950" w:type="dxa"/>
            <w:vAlign w:val="center"/>
          </w:tcPr>
          <w:p w14:paraId="5C12F737" w14:textId="77777777" w:rsidR="006D3801" w:rsidRDefault="006D3801" w:rsidP="00BD6ACB">
            <w:pPr>
              <w:jc w:val="both"/>
            </w:pPr>
          </w:p>
        </w:tc>
      </w:tr>
      <w:tr w:rsidR="003924BE" w14:paraId="7EFA3109"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9AC3AE0" w14:textId="77777777" w:rsidR="003924BE" w:rsidRPr="00E66A6D" w:rsidRDefault="003924BE" w:rsidP="00BD6ACB">
            <w:pPr>
              <w:jc w:val="both"/>
              <w:rPr>
                <w:b/>
              </w:rPr>
            </w:pPr>
            <w:r w:rsidRPr="00E66A6D">
              <w:rPr>
                <w:b/>
              </w:rPr>
              <w:t>Description</w:t>
            </w:r>
            <w:r w:rsidRPr="00E66A6D">
              <w:rPr>
                <w:b/>
              </w:rPr>
              <w:tab/>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F5B5C8B" w14:textId="77777777" w:rsidR="003924BE" w:rsidRPr="00BF662B" w:rsidRDefault="003924BE" w:rsidP="00BD6ACB">
            <w:pPr>
              <w:widowControl w:val="0"/>
              <w:jc w:val="both"/>
              <w:rPr>
                <w:rFonts w:cstheme="minorHAnsi"/>
                <w:color w:val="000000"/>
                <w:kern w:val="0"/>
              </w:rPr>
            </w:pPr>
            <w:r w:rsidRPr="00BF662B">
              <w:rPr>
                <w:rFonts w:cstheme="minorHAnsi"/>
                <w:color w:val="000000"/>
                <w:kern w:val="0"/>
              </w:rPr>
              <w:t>The Audio should fit the setting</w:t>
            </w:r>
          </w:p>
        </w:tc>
      </w:tr>
      <w:tr w:rsidR="003924BE" w14:paraId="59DABC96" w14:textId="77777777">
        <w:trPr>
          <w:gridAfter w:val="1"/>
          <w:wAfter w:w="1950" w:type="dxa"/>
        </w:trPr>
        <w:tc>
          <w:tcPr>
            <w:tcW w:w="2694" w:type="dxa"/>
            <w:tcBorders>
              <w:top w:val="nil"/>
              <w:left w:val="single" w:sz="4" w:space="0" w:color="000000"/>
              <w:bottom w:val="single" w:sz="4" w:space="0" w:color="000000"/>
              <w:right w:val="single" w:sz="4" w:space="0" w:color="000000"/>
            </w:tcBorders>
            <w:tcMar>
              <w:left w:w="108" w:type="dxa"/>
              <w:right w:w="108" w:type="dxa"/>
            </w:tcMar>
          </w:tcPr>
          <w:p w14:paraId="5F381FBA" w14:textId="77777777" w:rsidR="003924BE" w:rsidRPr="00E66A6D" w:rsidRDefault="003924BE" w:rsidP="00BD6ACB">
            <w:pPr>
              <w:jc w:val="both"/>
              <w:rPr>
                <w:b/>
              </w:rPr>
            </w:pPr>
            <w:r w:rsidRPr="00E66A6D">
              <w:rPr>
                <w:b/>
              </w:rPr>
              <w:t xml:space="preserve">Type </w:t>
            </w:r>
          </w:p>
        </w:tc>
        <w:tc>
          <w:tcPr>
            <w:tcW w:w="7371" w:type="dxa"/>
            <w:tcBorders>
              <w:top w:val="nil"/>
              <w:left w:val="single" w:sz="4" w:space="0" w:color="000000"/>
              <w:bottom w:val="single" w:sz="4" w:space="0" w:color="000000"/>
              <w:right w:val="single" w:sz="4" w:space="0" w:color="000000"/>
            </w:tcBorders>
            <w:tcMar>
              <w:left w:w="108" w:type="dxa"/>
              <w:right w:w="108" w:type="dxa"/>
            </w:tcMar>
          </w:tcPr>
          <w:p w14:paraId="07260D59" w14:textId="77777777" w:rsidR="003924BE" w:rsidRPr="00E66A6D" w:rsidRDefault="003924BE" w:rsidP="00BD6ACB">
            <w:pPr>
              <w:widowControl w:val="0"/>
              <w:jc w:val="both"/>
            </w:pPr>
            <w:r w:rsidRPr="00BF662B">
              <w:rPr>
                <w:rFonts w:cstheme="minorHAnsi"/>
                <w:color w:val="000000"/>
                <w:kern w:val="0"/>
              </w:rPr>
              <w:t>Audio Requirement</w:t>
            </w:r>
          </w:p>
        </w:tc>
      </w:tr>
      <w:tr w:rsidR="003924BE" w14:paraId="3283C0D1"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781BB9B" w14:textId="77777777" w:rsidR="003924BE" w:rsidRPr="00E66A6D" w:rsidRDefault="003924BE" w:rsidP="00BD6ACB">
            <w:pPr>
              <w:jc w:val="both"/>
              <w:rPr>
                <w:b/>
              </w:rPr>
            </w:pPr>
            <w:r w:rsidRPr="00E66A6D">
              <w:rPr>
                <w:b/>
              </w:rPr>
              <w:t xml:space="preserve">Metrics </w:t>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706FF7B" w14:textId="78DF6850" w:rsidR="003924BE" w:rsidRPr="00E66A6D" w:rsidRDefault="003924BE" w:rsidP="00BD6ACB">
            <w:pPr>
              <w:widowControl w:val="0"/>
              <w:jc w:val="both"/>
            </w:pPr>
            <w:r w:rsidRPr="00BF662B">
              <w:rPr>
                <w:rFonts w:cstheme="minorHAnsi"/>
                <w:color w:val="000000"/>
                <w:kern w:val="0"/>
              </w:rPr>
              <w:t>When</w:t>
            </w:r>
            <w:r w:rsidR="00B901B7" w:rsidRPr="00BF662B">
              <w:rPr>
                <w:rFonts w:cstheme="minorHAnsi"/>
                <w:color w:val="000000"/>
                <w:kern w:val="0"/>
              </w:rPr>
              <w:t xml:space="preserve">, as part of a </w:t>
            </w:r>
            <w:r w:rsidR="00366E5B" w:rsidRPr="00BF662B">
              <w:rPr>
                <w:rFonts w:cstheme="minorHAnsi"/>
                <w:color w:val="000000"/>
                <w:kern w:val="0"/>
              </w:rPr>
              <w:t>survey,</w:t>
            </w:r>
            <w:r w:rsidRPr="00BF662B">
              <w:rPr>
                <w:rFonts w:cstheme="minorHAnsi"/>
                <w:color w:val="000000"/>
                <w:kern w:val="0"/>
              </w:rPr>
              <w:t xml:space="preserve"> users are asked “Does this game audio fit the style and setting?” more than 80% should say yes.</w:t>
            </w:r>
          </w:p>
        </w:tc>
      </w:tr>
    </w:tbl>
    <w:p w14:paraId="7DA149B4" w14:textId="77777777" w:rsidR="004660EF" w:rsidRDefault="004660EF" w:rsidP="002C4304">
      <w:pPr>
        <w:suppressAutoHyphens/>
        <w:autoSpaceDE w:val="0"/>
        <w:autoSpaceDN w:val="0"/>
        <w:adjustRightInd w:val="0"/>
        <w:spacing w:line="240" w:lineRule="auto"/>
        <w:jc w:val="both"/>
      </w:pPr>
    </w:p>
    <w:tbl>
      <w:tblPr>
        <w:tblW w:w="12015" w:type="dxa"/>
        <w:tblInd w:w="-459" w:type="dxa"/>
        <w:tblLayout w:type="fixed"/>
        <w:tblCellMar>
          <w:left w:w="0" w:type="dxa"/>
          <w:right w:w="0" w:type="dxa"/>
        </w:tblCellMar>
        <w:tblLook w:val="0000" w:firstRow="0" w:lastRow="0" w:firstColumn="0" w:lastColumn="0" w:noHBand="0" w:noVBand="0"/>
      </w:tblPr>
      <w:tblGrid>
        <w:gridCol w:w="2694"/>
        <w:gridCol w:w="7371"/>
        <w:gridCol w:w="1950"/>
      </w:tblGrid>
      <w:tr w:rsidR="006D3801" w14:paraId="627EF03C" w14:textId="77777777">
        <w:tc>
          <w:tcPr>
            <w:tcW w:w="10065" w:type="dxa"/>
            <w:gridSpan w:val="2"/>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36AF8C4" w14:textId="2B10D098" w:rsidR="006D3801" w:rsidRPr="00BF662B" w:rsidRDefault="006D3801" w:rsidP="00BD6ACB">
            <w:pPr>
              <w:widowControl w:val="0"/>
              <w:jc w:val="both"/>
              <w:rPr>
                <w:rFonts w:cstheme="minorHAnsi"/>
                <w:color w:val="000000"/>
                <w:kern w:val="0"/>
              </w:rPr>
            </w:pPr>
            <w:r w:rsidRPr="00E66A6D">
              <w:rPr>
                <w:b/>
              </w:rPr>
              <w:t>NFR 3.3 Calming Audio</w:t>
            </w:r>
          </w:p>
        </w:tc>
        <w:tc>
          <w:tcPr>
            <w:tcW w:w="1950" w:type="dxa"/>
            <w:vAlign w:val="center"/>
          </w:tcPr>
          <w:p w14:paraId="69D66F76" w14:textId="77777777" w:rsidR="006D3801" w:rsidRDefault="006D3801" w:rsidP="00BD6ACB">
            <w:pPr>
              <w:jc w:val="both"/>
            </w:pPr>
          </w:p>
        </w:tc>
      </w:tr>
      <w:tr w:rsidR="003924BE" w14:paraId="7829C5B1"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AD31CFE" w14:textId="77777777" w:rsidR="003924BE" w:rsidRPr="00E66A6D" w:rsidRDefault="003924BE" w:rsidP="00BD6ACB">
            <w:pPr>
              <w:jc w:val="both"/>
              <w:rPr>
                <w:b/>
              </w:rPr>
            </w:pPr>
            <w:r w:rsidRPr="00E66A6D">
              <w:rPr>
                <w:b/>
              </w:rPr>
              <w:t>Description</w:t>
            </w:r>
            <w:r w:rsidRPr="00E66A6D">
              <w:rPr>
                <w:b/>
              </w:rPr>
              <w:tab/>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00C0507" w14:textId="77777777" w:rsidR="003924BE" w:rsidRPr="00BF662B" w:rsidRDefault="003924BE" w:rsidP="00BD6ACB">
            <w:pPr>
              <w:widowControl w:val="0"/>
              <w:jc w:val="both"/>
              <w:rPr>
                <w:rFonts w:cstheme="minorHAnsi"/>
                <w:color w:val="000000"/>
                <w:kern w:val="0"/>
              </w:rPr>
            </w:pPr>
            <w:r w:rsidRPr="00BF662B">
              <w:rPr>
                <w:rFonts w:cstheme="minorHAnsi"/>
                <w:color w:val="000000"/>
                <w:kern w:val="0"/>
              </w:rPr>
              <w:t>The audio should be calming</w:t>
            </w:r>
          </w:p>
        </w:tc>
      </w:tr>
      <w:tr w:rsidR="00401765" w14:paraId="79FB172F" w14:textId="77777777">
        <w:trPr>
          <w:gridAfter w:val="1"/>
          <w:wAfter w:w="1950" w:type="dxa"/>
        </w:trPr>
        <w:tc>
          <w:tcPr>
            <w:tcW w:w="2694" w:type="dxa"/>
            <w:tcBorders>
              <w:top w:val="nil"/>
              <w:left w:val="single" w:sz="4" w:space="0" w:color="000000"/>
              <w:bottom w:val="single" w:sz="4" w:space="0" w:color="000000"/>
              <w:right w:val="single" w:sz="4" w:space="0" w:color="000000"/>
            </w:tcBorders>
            <w:tcMar>
              <w:left w:w="108" w:type="dxa"/>
              <w:right w:w="108" w:type="dxa"/>
            </w:tcMar>
          </w:tcPr>
          <w:p w14:paraId="75920392" w14:textId="77777777" w:rsidR="00401765" w:rsidRPr="00E66A6D" w:rsidRDefault="00401765" w:rsidP="00BD6ACB">
            <w:pPr>
              <w:jc w:val="both"/>
              <w:rPr>
                <w:b/>
              </w:rPr>
            </w:pPr>
            <w:r w:rsidRPr="00E66A6D">
              <w:rPr>
                <w:b/>
              </w:rPr>
              <w:t xml:space="preserve">Type </w:t>
            </w:r>
          </w:p>
        </w:tc>
        <w:tc>
          <w:tcPr>
            <w:tcW w:w="7371" w:type="dxa"/>
            <w:tcBorders>
              <w:top w:val="nil"/>
              <w:left w:val="single" w:sz="4" w:space="0" w:color="000000"/>
              <w:bottom w:val="single" w:sz="4" w:space="0" w:color="000000"/>
              <w:right w:val="single" w:sz="4" w:space="0" w:color="000000"/>
            </w:tcBorders>
            <w:tcMar>
              <w:left w:w="108" w:type="dxa"/>
              <w:right w:w="108" w:type="dxa"/>
            </w:tcMar>
          </w:tcPr>
          <w:p w14:paraId="7D9FE402" w14:textId="5A1A73FF" w:rsidR="00401765" w:rsidRPr="00E66A6D" w:rsidRDefault="00401765" w:rsidP="00BD6ACB">
            <w:pPr>
              <w:widowControl w:val="0"/>
              <w:jc w:val="both"/>
            </w:pPr>
            <w:r w:rsidRPr="00BF662B">
              <w:rPr>
                <w:rFonts w:cstheme="minorHAnsi"/>
                <w:color w:val="000000"/>
                <w:kern w:val="0"/>
              </w:rPr>
              <w:t>Audio Requirement</w:t>
            </w:r>
          </w:p>
        </w:tc>
      </w:tr>
      <w:tr w:rsidR="003924BE" w14:paraId="77815FA6"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0B56D05" w14:textId="77777777" w:rsidR="003924BE" w:rsidRPr="00E66A6D" w:rsidRDefault="003924BE" w:rsidP="00BD6ACB">
            <w:pPr>
              <w:jc w:val="both"/>
              <w:rPr>
                <w:b/>
              </w:rPr>
            </w:pPr>
            <w:r w:rsidRPr="00E66A6D">
              <w:rPr>
                <w:b/>
              </w:rPr>
              <w:t xml:space="preserve">Metrics </w:t>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B2437E7" w14:textId="2DB1C7AA" w:rsidR="003924BE" w:rsidRPr="00E66A6D" w:rsidRDefault="003924BE" w:rsidP="00BD6ACB">
            <w:pPr>
              <w:widowControl w:val="0"/>
              <w:jc w:val="both"/>
            </w:pPr>
            <w:r w:rsidRPr="00BF662B">
              <w:rPr>
                <w:rFonts w:cstheme="minorHAnsi"/>
                <w:color w:val="000000"/>
                <w:kern w:val="0"/>
              </w:rPr>
              <w:t>When</w:t>
            </w:r>
            <w:r w:rsidR="00B901B7" w:rsidRPr="00BF662B">
              <w:rPr>
                <w:rFonts w:cstheme="minorHAnsi"/>
                <w:color w:val="000000"/>
                <w:kern w:val="0"/>
              </w:rPr>
              <w:t>, as part of a survey,</w:t>
            </w:r>
            <w:r w:rsidRPr="00BF662B">
              <w:rPr>
                <w:rFonts w:cstheme="minorHAnsi"/>
                <w:color w:val="000000"/>
                <w:kern w:val="0"/>
              </w:rPr>
              <w:t xml:space="preserve"> users are asked “Does this game audio help to make you feel calm” more than </w:t>
            </w:r>
            <w:r w:rsidR="001E3EBB" w:rsidRPr="00BF662B">
              <w:rPr>
                <w:rFonts w:cstheme="minorHAnsi"/>
                <w:color w:val="000000"/>
                <w:kern w:val="0"/>
              </w:rPr>
              <w:t>7</w:t>
            </w:r>
            <w:r w:rsidRPr="00BF662B">
              <w:rPr>
                <w:rFonts w:cstheme="minorHAnsi"/>
                <w:color w:val="000000"/>
                <w:kern w:val="0"/>
              </w:rPr>
              <w:t>0% should say yes.</w:t>
            </w:r>
          </w:p>
        </w:tc>
      </w:tr>
    </w:tbl>
    <w:p w14:paraId="25E0BCF9" w14:textId="77777777" w:rsidR="003924BE" w:rsidRDefault="003924BE" w:rsidP="00BD6ACB">
      <w:pPr>
        <w:jc w:val="both"/>
      </w:pPr>
    </w:p>
    <w:tbl>
      <w:tblPr>
        <w:tblW w:w="12015" w:type="dxa"/>
        <w:tblInd w:w="-459" w:type="dxa"/>
        <w:tblLayout w:type="fixed"/>
        <w:tblCellMar>
          <w:left w:w="0" w:type="dxa"/>
          <w:right w:w="0" w:type="dxa"/>
        </w:tblCellMar>
        <w:tblLook w:val="0000" w:firstRow="0" w:lastRow="0" w:firstColumn="0" w:lastColumn="0" w:noHBand="0" w:noVBand="0"/>
      </w:tblPr>
      <w:tblGrid>
        <w:gridCol w:w="2694"/>
        <w:gridCol w:w="7371"/>
        <w:gridCol w:w="1950"/>
      </w:tblGrid>
      <w:tr w:rsidR="006D3801" w14:paraId="49E4D677" w14:textId="77777777">
        <w:tc>
          <w:tcPr>
            <w:tcW w:w="10065" w:type="dxa"/>
            <w:gridSpan w:val="2"/>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348D88" w14:textId="645D432F" w:rsidR="006D3801" w:rsidRPr="00BF662B" w:rsidRDefault="006D3801">
            <w:pPr>
              <w:widowControl w:val="0"/>
              <w:jc w:val="both"/>
              <w:rPr>
                <w:rFonts w:cstheme="minorHAnsi"/>
                <w:color w:val="000000"/>
                <w:kern w:val="0"/>
              </w:rPr>
            </w:pPr>
            <w:r w:rsidRPr="00E66A6D">
              <w:rPr>
                <w:b/>
              </w:rPr>
              <w:t>NFR 3.</w:t>
            </w:r>
            <w:r>
              <w:rPr>
                <w:b/>
              </w:rPr>
              <w:t>4</w:t>
            </w:r>
            <w:r w:rsidRPr="00E66A6D">
              <w:rPr>
                <w:b/>
              </w:rPr>
              <w:t xml:space="preserve"> </w:t>
            </w:r>
            <w:r>
              <w:rPr>
                <w:b/>
              </w:rPr>
              <w:t>Visual and audio Guidance should be Intuitive and clear</w:t>
            </w:r>
          </w:p>
        </w:tc>
        <w:tc>
          <w:tcPr>
            <w:tcW w:w="1950" w:type="dxa"/>
            <w:vAlign w:val="center"/>
          </w:tcPr>
          <w:p w14:paraId="51266B07" w14:textId="77777777" w:rsidR="006D3801" w:rsidRDefault="006D3801">
            <w:pPr>
              <w:jc w:val="both"/>
            </w:pPr>
          </w:p>
        </w:tc>
      </w:tr>
      <w:tr w:rsidR="00A71C7D" w14:paraId="399714D2"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B0474C9" w14:textId="77777777" w:rsidR="00A71C7D" w:rsidRPr="00E66A6D" w:rsidRDefault="00A71C7D">
            <w:pPr>
              <w:jc w:val="both"/>
              <w:rPr>
                <w:b/>
              </w:rPr>
            </w:pPr>
            <w:r w:rsidRPr="00E66A6D">
              <w:rPr>
                <w:b/>
              </w:rPr>
              <w:t>Description</w:t>
            </w:r>
            <w:r w:rsidRPr="00E66A6D">
              <w:rPr>
                <w:b/>
              </w:rPr>
              <w:tab/>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5012FE4" w14:textId="1DD77ECF" w:rsidR="00A71C7D" w:rsidRPr="00BF662B" w:rsidRDefault="009F4092">
            <w:pPr>
              <w:widowControl w:val="0"/>
              <w:jc w:val="both"/>
              <w:rPr>
                <w:rFonts w:cstheme="minorHAnsi"/>
                <w:color w:val="000000"/>
                <w:kern w:val="0"/>
              </w:rPr>
            </w:pPr>
            <w:r w:rsidRPr="00BF662B">
              <w:rPr>
                <w:rFonts w:cstheme="minorHAnsi"/>
                <w:color w:val="000000"/>
                <w:kern w:val="0"/>
              </w:rPr>
              <w:t>The visual guidance should give clear and intuitive guidance on how to meditate best and use standard meditating practices</w:t>
            </w:r>
          </w:p>
        </w:tc>
      </w:tr>
      <w:tr w:rsidR="00A71C7D" w14:paraId="093B6250" w14:textId="77777777">
        <w:trPr>
          <w:gridAfter w:val="1"/>
          <w:wAfter w:w="1950" w:type="dxa"/>
        </w:trPr>
        <w:tc>
          <w:tcPr>
            <w:tcW w:w="2694" w:type="dxa"/>
            <w:tcBorders>
              <w:top w:val="nil"/>
              <w:left w:val="single" w:sz="4" w:space="0" w:color="000000"/>
              <w:bottom w:val="single" w:sz="4" w:space="0" w:color="000000"/>
              <w:right w:val="single" w:sz="4" w:space="0" w:color="000000"/>
            </w:tcBorders>
            <w:tcMar>
              <w:left w:w="108" w:type="dxa"/>
              <w:right w:w="108" w:type="dxa"/>
            </w:tcMar>
          </w:tcPr>
          <w:p w14:paraId="740691B4" w14:textId="77777777" w:rsidR="00A71C7D" w:rsidRPr="00E66A6D" w:rsidRDefault="00A71C7D">
            <w:pPr>
              <w:jc w:val="both"/>
              <w:rPr>
                <w:b/>
              </w:rPr>
            </w:pPr>
            <w:r w:rsidRPr="00E66A6D">
              <w:rPr>
                <w:b/>
              </w:rPr>
              <w:t xml:space="preserve">Type </w:t>
            </w:r>
          </w:p>
        </w:tc>
        <w:tc>
          <w:tcPr>
            <w:tcW w:w="7371" w:type="dxa"/>
            <w:tcBorders>
              <w:top w:val="nil"/>
              <w:left w:val="single" w:sz="4" w:space="0" w:color="000000"/>
              <w:bottom w:val="single" w:sz="4" w:space="0" w:color="000000"/>
              <w:right w:val="single" w:sz="4" w:space="0" w:color="000000"/>
            </w:tcBorders>
            <w:tcMar>
              <w:left w:w="108" w:type="dxa"/>
              <w:right w:w="108" w:type="dxa"/>
            </w:tcMar>
          </w:tcPr>
          <w:p w14:paraId="3B10A94A" w14:textId="08571F84" w:rsidR="00A71C7D" w:rsidRPr="00E66A6D" w:rsidRDefault="00962380">
            <w:pPr>
              <w:widowControl w:val="0"/>
              <w:jc w:val="both"/>
            </w:pPr>
            <w:r w:rsidRPr="00BF662B">
              <w:rPr>
                <w:rFonts w:cstheme="minorHAnsi"/>
                <w:color w:val="000000"/>
                <w:kern w:val="0"/>
              </w:rPr>
              <w:t>Audio and vi</w:t>
            </w:r>
            <w:r w:rsidR="00B753FD" w:rsidRPr="00BF662B">
              <w:rPr>
                <w:rFonts w:cstheme="minorHAnsi"/>
                <w:color w:val="000000"/>
                <w:kern w:val="0"/>
              </w:rPr>
              <w:t>sual requirement</w:t>
            </w:r>
          </w:p>
        </w:tc>
      </w:tr>
      <w:tr w:rsidR="00A71C7D" w14:paraId="5CDE1247"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6375627" w14:textId="77777777" w:rsidR="00A71C7D" w:rsidRPr="00E66A6D" w:rsidRDefault="00A71C7D">
            <w:pPr>
              <w:jc w:val="both"/>
              <w:rPr>
                <w:b/>
              </w:rPr>
            </w:pPr>
            <w:r w:rsidRPr="00E66A6D">
              <w:rPr>
                <w:b/>
              </w:rPr>
              <w:t xml:space="preserve">Metrics </w:t>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3F0EDC2" w14:textId="452C7130" w:rsidR="00A71C7D" w:rsidRPr="00E66A6D" w:rsidRDefault="00B753FD">
            <w:pPr>
              <w:widowControl w:val="0"/>
              <w:jc w:val="both"/>
            </w:pPr>
            <w:r w:rsidRPr="00BF662B">
              <w:rPr>
                <w:rFonts w:cstheme="minorHAnsi"/>
                <w:color w:val="000000"/>
                <w:kern w:val="0"/>
              </w:rPr>
              <w:t xml:space="preserve">The visual guidance should be in line with standard UX design principles [7] and should follow standard </w:t>
            </w:r>
            <w:r w:rsidR="000B7125" w:rsidRPr="00BF662B">
              <w:rPr>
                <w:rFonts w:cstheme="minorHAnsi"/>
                <w:color w:val="000000"/>
                <w:kern w:val="0"/>
              </w:rPr>
              <w:t>meditation</w:t>
            </w:r>
            <w:r w:rsidRPr="00BF662B">
              <w:rPr>
                <w:rFonts w:cstheme="minorHAnsi"/>
                <w:color w:val="000000"/>
                <w:kern w:val="0"/>
              </w:rPr>
              <w:t xml:space="preserve"> practices [8]</w:t>
            </w:r>
          </w:p>
        </w:tc>
      </w:tr>
    </w:tbl>
    <w:p w14:paraId="3615A84B" w14:textId="77777777" w:rsidR="00792AE3" w:rsidRDefault="00792AE3" w:rsidP="00BD6ACB">
      <w:pPr>
        <w:jc w:val="both"/>
      </w:pPr>
    </w:p>
    <w:p w14:paraId="6F723C7D" w14:textId="2AD7E94B" w:rsidR="00214B93" w:rsidRPr="00BF662B" w:rsidRDefault="00214B93" w:rsidP="7F00C478">
      <w:pPr>
        <w:pStyle w:val="Heading2"/>
        <w:jc w:val="both"/>
        <w:rPr>
          <w:rFonts w:asciiTheme="minorHAnsi" w:hAnsiTheme="minorHAnsi" w:cstheme="minorBidi"/>
        </w:rPr>
      </w:pPr>
    </w:p>
    <w:p w14:paraId="035CB998" w14:textId="535E1AF8" w:rsidR="00214B93" w:rsidRDefault="00214B93" w:rsidP="7F00C478">
      <w:pPr>
        <w:pStyle w:val="Heading2"/>
        <w:jc w:val="both"/>
        <w:rPr>
          <w:rFonts w:asciiTheme="minorHAnsi" w:hAnsiTheme="minorHAnsi" w:cstheme="minorBidi"/>
        </w:rPr>
      </w:pPr>
    </w:p>
    <w:p w14:paraId="5B769489" w14:textId="77777777" w:rsidR="002C4304" w:rsidRPr="002C4304" w:rsidRDefault="002C4304" w:rsidP="002C4304"/>
    <w:p w14:paraId="76A406D6" w14:textId="11C41E78" w:rsidR="00214B93" w:rsidRPr="00BF662B" w:rsidRDefault="00214B93" w:rsidP="7F00C478">
      <w:pPr>
        <w:pStyle w:val="Heading2"/>
        <w:jc w:val="both"/>
        <w:rPr>
          <w:rFonts w:asciiTheme="minorHAnsi" w:hAnsiTheme="minorHAnsi" w:cstheme="minorBidi"/>
        </w:rPr>
      </w:pPr>
    </w:p>
    <w:p w14:paraId="4CD31F80" w14:textId="7FED68AA" w:rsidR="00214B93" w:rsidRPr="00BF662B" w:rsidRDefault="00214B93" w:rsidP="7F00C478">
      <w:pPr>
        <w:pStyle w:val="Heading2"/>
        <w:jc w:val="both"/>
        <w:rPr>
          <w:rFonts w:asciiTheme="minorHAnsi" w:hAnsiTheme="minorHAnsi" w:cstheme="minorBidi"/>
        </w:rPr>
      </w:pPr>
      <w:bookmarkStart w:id="27" w:name="_Toc151574584"/>
      <w:r w:rsidRPr="7F00C478">
        <w:rPr>
          <w:rFonts w:asciiTheme="minorHAnsi" w:hAnsiTheme="minorHAnsi" w:cstheme="minorBidi"/>
        </w:rPr>
        <w:t>2.</w:t>
      </w:r>
      <w:r w:rsidR="00BF0F44" w:rsidRPr="7F00C478">
        <w:rPr>
          <w:rFonts w:asciiTheme="minorHAnsi" w:hAnsiTheme="minorHAnsi" w:cstheme="minorBidi"/>
        </w:rPr>
        <w:t>2</w:t>
      </w:r>
      <w:r w:rsidRPr="7F00C478">
        <w:rPr>
          <w:rFonts w:asciiTheme="minorHAnsi" w:hAnsiTheme="minorHAnsi" w:cstheme="minorBidi"/>
        </w:rPr>
        <w:t>.4 Security Requirements:</w:t>
      </w:r>
      <w:bookmarkEnd w:id="27"/>
    </w:p>
    <w:p w14:paraId="302FD6C3" w14:textId="58A6774D" w:rsidR="00214B93" w:rsidRDefault="00214B93" w:rsidP="7F00C478">
      <w:pPr>
        <w:jc w:val="both"/>
      </w:pPr>
      <w:r>
        <w:t>This section is for requirements related to the performance</w:t>
      </w:r>
      <w:r w:rsidR="003B5805">
        <w:t xml:space="preserve"> and </w:t>
      </w:r>
      <w:r>
        <w:t>how quickly and smoothly the system runs.</w:t>
      </w:r>
    </w:p>
    <w:tbl>
      <w:tblPr>
        <w:tblW w:w="12015" w:type="dxa"/>
        <w:tblInd w:w="-459" w:type="dxa"/>
        <w:tblLayout w:type="fixed"/>
        <w:tblCellMar>
          <w:left w:w="0" w:type="dxa"/>
          <w:right w:w="0" w:type="dxa"/>
        </w:tblCellMar>
        <w:tblLook w:val="0000" w:firstRow="0" w:lastRow="0" w:firstColumn="0" w:lastColumn="0" w:noHBand="0" w:noVBand="0"/>
      </w:tblPr>
      <w:tblGrid>
        <w:gridCol w:w="2694"/>
        <w:gridCol w:w="7371"/>
        <w:gridCol w:w="1950"/>
      </w:tblGrid>
      <w:tr w:rsidR="006D3801" w14:paraId="17FF0376" w14:textId="77777777" w:rsidTr="4356BB9A">
        <w:tc>
          <w:tcPr>
            <w:tcW w:w="100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705B255F" w14:textId="69F0CBD7" w:rsidR="006D3801" w:rsidRPr="00BF662B" w:rsidRDefault="006D3801" w:rsidP="00BD6ACB">
            <w:pPr>
              <w:widowControl w:val="0"/>
              <w:jc w:val="both"/>
              <w:rPr>
                <w:rFonts w:cstheme="minorHAnsi"/>
                <w:color w:val="000000"/>
                <w:kern w:val="0"/>
              </w:rPr>
            </w:pPr>
            <w:r w:rsidRPr="003B5805">
              <w:rPr>
                <w:b/>
              </w:rPr>
              <w:t>NFR 4.1 No Personal Information</w:t>
            </w:r>
          </w:p>
        </w:tc>
        <w:tc>
          <w:tcPr>
            <w:tcW w:w="1950" w:type="dxa"/>
            <w:vAlign w:val="center"/>
          </w:tcPr>
          <w:p w14:paraId="73B59416" w14:textId="77777777" w:rsidR="006D3801" w:rsidRDefault="006D3801" w:rsidP="00BD6ACB">
            <w:pPr>
              <w:jc w:val="both"/>
            </w:pPr>
          </w:p>
        </w:tc>
      </w:tr>
      <w:tr w:rsidR="00E8627A" w14:paraId="019EC400" w14:textId="77777777" w:rsidTr="4356BB9A">
        <w:trPr>
          <w:gridAfter w:val="1"/>
          <w:wAfter w:w="1950" w:type="dxa"/>
        </w:trPr>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D3475E6" w14:textId="77777777" w:rsidR="00E8627A" w:rsidRPr="003B5805" w:rsidRDefault="00E8627A" w:rsidP="00BD6ACB">
            <w:pPr>
              <w:jc w:val="both"/>
              <w:rPr>
                <w:b/>
              </w:rPr>
            </w:pPr>
            <w:r w:rsidRPr="003B5805">
              <w:rPr>
                <w:b/>
              </w:rPr>
              <w:t>Description</w:t>
            </w:r>
            <w:r w:rsidRPr="003B5805">
              <w:rPr>
                <w:b/>
              </w:rPr>
              <w:tab/>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509BBC97" w14:textId="3FDC8D2A" w:rsidR="00E8627A" w:rsidRPr="00BF662B" w:rsidRDefault="00914FB8" w:rsidP="00BD6ACB">
            <w:pPr>
              <w:widowControl w:val="0"/>
              <w:jc w:val="both"/>
              <w:rPr>
                <w:color w:val="000000"/>
                <w:kern w:val="0"/>
              </w:rPr>
            </w:pPr>
            <w:r w:rsidRPr="72464995">
              <w:rPr>
                <w:color w:val="000000"/>
                <w:kern w:val="0"/>
              </w:rPr>
              <w:t>To</w:t>
            </w:r>
            <w:r w:rsidR="00F44AFC" w:rsidRPr="72464995">
              <w:rPr>
                <w:color w:val="000000"/>
                <w:kern w:val="0"/>
              </w:rPr>
              <w:t xml:space="preserve"> comply </w:t>
            </w:r>
            <w:r w:rsidR="00A4404F" w:rsidRPr="72464995">
              <w:rPr>
                <w:color w:val="000000"/>
                <w:kern w:val="0"/>
              </w:rPr>
              <w:t xml:space="preserve">with GDPR and </w:t>
            </w:r>
            <w:r w:rsidR="00BD387A" w:rsidRPr="72464995">
              <w:rPr>
                <w:color w:val="000000"/>
                <w:kern w:val="0"/>
              </w:rPr>
              <w:t xml:space="preserve">securely handle data without high security standards it is essential that we </w:t>
            </w:r>
            <w:r w:rsidR="007407C6" w:rsidRPr="72464995">
              <w:rPr>
                <w:color w:val="000000"/>
                <w:kern w:val="0"/>
              </w:rPr>
              <w:t xml:space="preserve">do not store any </w:t>
            </w:r>
            <w:r w:rsidR="00713C58" w:rsidRPr="72464995">
              <w:rPr>
                <w:color w:val="000000"/>
                <w:kern w:val="0"/>
              </w:rPr>
              <w:t>personal</w:t>
            </w:r>
            <w:r w:rsidR="00915AA3" w:rsidRPr="72464995">
              <w:rPr>
                <w:color w:val="000000"/>
                <w:kern w:val="0"/>
              </w:rPr>
              <w:t xml:space="preserve">ly identifiable information. </w:t>
            </w:r>
          </w:p>
        </w:tc>
      </w:tr>
      <w:tr w:rsidR="00E8627A" w14:paraId="0F7CF13F" w14:textId="77777777" w:rsidTr="4356BB9A">
        <w:trPr>
          <w:gridAfter w:val="1"/>
          <w:wAfter w:w="1950" w:type="dxa"/>
        </w:trPr>
        <w:tc>
          <w:tcPr>
            <w:tcW w:w="2694" w:type="dxa"/>
            <w:tcBorders>
              <w:top w:val="nil"/>
              <w:left w:val="single" w:sz="4" w:space="0" w:color="000000" w:themeColor="text1"/>
              <w:bottom w:val="single" w:sz="4" w:space="0" w:color="000000" w:themeColor="text1"/>
              <w:right w:val="single" w:sz="4" w:space="0" w:color="000000" w:themeColor="text1"/>
            </w:tcBorders>
            <w:tcMar>
              <w:left w:w="108" w:type="dxa"/>
              <w:right w:w="108" w:type="dxa"/>
            </w:tcMar>
          </w:tcPr>
          <w:p w14:paraId="42D1F0FE" w14:textId="77777777" w:rsidR="00E8627A" w:rsidRPr="003B5805" w:rsidRDefault="00E8627A" w:rsidP="00BD6ACB">
            <w:pPr>
              <w:jc w:val="both"/>
              <w:rPr>
                <w:b/>
              </w:rPr>
            </w:pPr>
            <w:r w:rsidRPr="003B5805">
              <w:rPr>
                <w:b/>
              </w:rPr>
              <w:t xml:space="preserve">Type </w:t>
            </w:r>
          </w:p>
        </w:tc>
        <w:tc>
          <w:tcPr>
            <w:tcW w:w="7371" w:type="dxa"/>
            <w:tcBorders>
              <w:top w:val="nil"/>
              <w:left w:val="single" w:sz="4" w:space="0" w:color="000000" w:themeColor="text1"/>
              <w:bottom w:val="single" w:sz="4" w:space="0" w:color="000000" w:themeColor="text1"/>
              <w:right w:val="single" w:sz="4" w:space="0" w:color="000000" w:themeColor="text1"/>
            </w:tcBorders>
            <w:tcMar>
              <w:left w:w="108" w:type="dxa"/>
              <w:right w:w="108" w:type="dxa"/>
            </w:tcMar>
          </w:tcPr>
          <w:p w14:paraId="0B171493" w14:textId="544D8348" w:rsidR="00E8627A" w:rsidRPr="003B5805" w:rsidRDefault="00CB3FA5" w:rsidP="00BD6ACB">
            <w:pPr>
              <w:widowControl w:val="0"/>
              <w:jc w:val="both"/>
            </w:pPr>
            <w:r w:rsidRPr="00BF662B">
              <w:rPr>
                <w:rFonts w:cstheme="minorHAnsi"/>
                <w:color w:val="000000"/>
                <w:kern w:val="0"/>
              </w:rPr>
              <w:t>Security Requirement</w:t>
            </w:r>
          </w:p>
        </w:tc>
      </w:tr>
      <w:tr w:rsidR="00E8627A" w14:paraId="11EFF918" w14:textId="77777777" w:rsidTr="4356BB9A">
        <w:trPr>
          <w:gridAfter w:val="1"/>
          <w:wAfter w:w="1950" w:type="dxa"/>
        </w:trPr>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73FA6F3" w14:textId="77777777" w:rsidR="00E8627A" w:rsidRPr="003B5805" w:rsidRDefault="00E8627A" w:rsidP="00BD6ACB">
            <w:pPr>
              <w:jc w:val="both"/>
              <w:rPr>
                <w:b/>
              </w:rPr>
            </w:pPr>
            <w:r w:rsidRPr="003B5805">
              <w:rPr>
                <w:b/>
              </w:rPr>
              <w:t xml:space="preserve">Metrics </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FF4806E" w14:textId="16874901" w:rsidR="00E8627A" w:rsidRPr="003B5805" w:rsidRDefault="0067048C" w:rsidP="00BD6ACB">
            <w:pPr>
              <w:widowControl w:val="0"/>
              <w:jc w:val="both"/>
              <w:rPr>
                <w:color w:val="000000" w:themeColor="text1"/>
              </w:rPr>
            </w:pPr>
            <w:r w:rsidRPr="4356BB9A">
              <w:rPr>
                <w:color w:val="000000"/>
                <w:kern w:val="0"/>
              </w:rPr>
              <w:t xml:space="preserve">The only information stored that would allow </w:t>
            </w:r>
            <w:r w:rsidR="002A3DB2" w:rsidRPr="4356BB9A">
              <w:rPr>
                <w:color w:val="000000"/>
                <w:kern w:val="0"/>
              </w:rPr>
              <w:t xml:space="preserve">a </w:t>
            </w:r>
            <w:r w:rsidR="00EE504C" w:rsidRPr="4356BB9A">
              <w:rPr>
                <w:color w:val="000000"/>
                <w:kern w:val="0"/>
              </w:rPr>
              <w:t xml:space="preserve">researcher or bad actor to </w:t>
            </w:r>
            <w:r w:rsidR="009E15B2" w:rsidRPr="4356BB9A">
              <w:rPr>
                <w:color w:val="000000"/>
                <w:kern w:val="0"/>
              </w:rPr>
              <w:t xml:space="preserve">attach a meditation session to a user should a session </w:t>
            </w:r>
            <w:proofErr w:type="spellStart"/>
            <w:r w:rsidR="009E15B2" w:rsidRPr="4356BB9A">
              <w:rPr>
                <w:color w:val="000000"/>
                <w:kern w:val="0"/>
              </w:rPr>
              <w:t>id</w:t>
            </w:r>
            <w:proofErr w:type="spellEnd"/>
            <w:r w:rsidR="009E15B2" w:rsidRPr="4356BB9A">
              <w:rPr>
                <w:color w:val="000000"/>
                <w:kern w:val="0"/>
              </w:rPr>
              <w:t xml:space="preserve"> which the researcher can record.</w:t>
            </w:r>
            <w:r w:rsidR="0A39B063" w:rsidRPr="4356BB9A">
              <w:rPr>
                <w:color w:val="000000"/>
                <w:kern w:val="0"/>
              </w:rPr>
              <w:t xml:space="preserve"> </w:t>
            </w:r>
            <w:r w:rsidR="0951539D" w:rsidRPr="553BA194">
              <w:rPr>
                <w:color w:val="000000"/>
                <w:kern w:val="0"/>
              </w:rPr>
              <w:t xml:space="preserve">No personal information as described by </w:t>
            </w:r>
            <w:r w:rsidR="0951539D" w:rsidRPr="1EDAC9A3">
              <w:rPr>
                <w:color w:val="000000"/>
                <w:kern w:val="0"/>
              </w:rPr>
              <w:t xml:space="preserve">the </w:t>
            </w:r>
            <w:proofErr w:type="spellStart"/>
            <w:r w:rsidR="0951539D" w:rsidRPr="1EDAC9A3">
              <w:rPr>
                <w:color w:val="000000"/>
                <w:kern w:val="0"/>
              </w:rPr>
              <w:t>ico</w:t>
            </w:r>
            <w:proofErr w:type="spellEnd"/>
            <w:r w:rsidR="00F27C1B">
              <w:rPr>
                <w:color w:val="000000"/>
                <w:kern w:val="0"/>
              </w:rPr>
              <w:t xml:space="preserve"> </w:t>
            </w:r>
            <w:r w:rsidR="0951539D" w:rsidRPr="5B7E1867">
              <w:rPr>
                <w:color w:val="000000"/>
                <w:kern w:val="0"/>
              </w:rPr>
              <w:t>[</w:t>
            </w:r>
            <w:r w:rsidR="001955D2">
              <w:rPr>
                <w:color w:val="000000"/>
                <w:kern w:val="0"/>
              </w:rPr>
              <w:t>13</w:t>
            </w:r>
            <w:r w:rsidR="0951539D" w:rsidRPr="5B7E1867">
              <w:rPr>
                <w:color w:val="000000"/>
                <w:kern w:val="0"/>
              </w:rPr>
              <w:t>]</w:t>
            </w:r>
            <w:r w:rsidR="0951539D" w:rsidRPr="553BA194">
              <w:rPr>
                <w:color w:val="000000"/>
                <w:kern w:val="0"/>
              </w:rPr>
              <w:t xml:space="preserve"> shall be </w:t>
            </w:r>
            <w:r w:rsidR="0951539D" w:rsidRPr="5B7E1867">
              <w:rPr>
                <w:color w:val="000000"/>
                <w:kern w:val="0"/>
              </w:rPr>
              <w:t>stored by the system.</w:t>
            </w:r>
          </w:p>
        </w:tc>
      </w:tr>
    </w:tbl>
    <w:p w14:paraId="6B7ED610" w14:textId="77777777" w:rsidR="00653787" w:rsidRDefault="00653787" w:rsidP="00653787">
      <w:pPr>
        <w:pStyle w:val="Heading2"/>
      </w:pPr>
    </w:p>
    <w:p w14:paraId="27EEB967" w14:textId="13EFE883" w:rsidR="0071071D" w:rsidRDefault="00755CE0" w:rsidP="00653787">
      <w:pPr>
        <w:pStyle w:val="Heading2"/>
      </w:pPr>
      <w:bookmarkStart w:id="28" w:name="_Toc151574585"/>
      <w:r>
        <w:t>2.2.</w:t>
      </w:r>
      <w:r w:rsidR="00E238E0">
        <w:t>5</w:t>
      </w:r>
      <w:r>
        <w:t xml:space="preserve"> </w:t>
      </w:r>
      <w:r w:rsidR="00FA01DD">
        <w:t>C</w:t>
      </w:r>
      <w:r>
        <w:t>ode requirements</w:t>
      </w:r>
      <w:r w:rsidR="00E238E0">
        <w:t>:</w:t>
      </w:r>
      <w:bookmarkEnd w:id="28"/>
    </w:p>
    <w:p w14:paraId="6C71C9CD" w14:textId="0ACF661E" w:rsidR="00653787" w:rsidRPr="00653787" w:rsidRDefault="00653787" w:rsidP="00653787">
      <w:r>
        <w:t xml:space="preserve">This section is for </w:t>
      </w:r>
      <w:r w:rsidR="00A03EE8">
        <w:t>requirements related to</w:t>
      </w:r>
      <w:r w:rsidR="00E238E0">
        <w:t xml:space="preserve"> the code quality and </w:t>
      </w:r>
      <w:r w:rsidR="00FD56F3">
        <w:t>how code readability.</w:t>
      </w:r>
    </w:p>
    <w:tbl>
      <w:tblPr>
        <w:tblW w:w="12015" w:type="dxa"/>
        <w:tblInd w:w="-459" w:type="dxa"/>
        <w:tblLayout w:type="fixed"/>
        <w:tblCellMar>
          <w:left w:w="0" w:type="dxa"/>
          <w:right w:w="0" w:type="dxa"/>
        </w:tblCellMar>
        <w:tblLook w:val="0000" w:firstRow="0" w:lastRow="0" w:firstColumn="0" w:lastColumn="0" w:noHBand="0" w:noVBand="0"/>
      </w:tblPr>
      <w:tblGrid>
        <w:gridCol w:w="2694"/>
        <w:gridCol w:w="7371"/>
        <w:gridCol w:w="1950"/>
      </w:tblGrid>
      <w:tr w:rsidR="00FB4E4B" w14:paraId="17BE2B1F" w14:textId="77777777">
        <w:tc>
          <w:tcPr>
            <w:tcW w:w="10065" w:type="dxa"/>
            <w:gridSpan w:val="2"/>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BED6917" w14:textId="3E75EEB1" w:rsidR="00FB4E4B" w:rsidRPr="00BF662B" w:rsidRDefault="00FB4E4B">
            <w:pPr>
              <w:widowControl w:val="0"/>
              <w:jc w:val="both"/>
              <w:rPr>
                <w:rFonts w:cstheme="minorHAnsi"/>
                <w:color w:val="000000"/>
                <w:kern w:val="0"/>
              </w:rPr>
            </w:pPr>
            <w:r w:rsidRPr="003B5805">
              <w:rPr>
                <w:b/>
              </w:rPr>
              <w:t xml:space="preserve">NFR </w:t>
            </w:r>
            <w:r w:rsidR="00E238E0">
              <w:rPr>
                <w:b/>
              </w:rPr>
              <w:t>5.1</w:t>
            </w:r>
            <w:r w:rsidRPr="003B5805">
              <w:rPr>
                <w:b/>
              </w:rPr>
              <w:t xml:space="preserve"> </w:t>
            </w:r>
            <w:r>
              <w:rPr>
                <w:b/>
              </w:rPr>
              <w:t>Code should be</w:t>
            </w:r>
            <w:r w:rsidR="00E238E0">
              <w:rPr>
                <w:b/>
              </w:rPr>
              <w:t xml:space="preserve"> of</w:t>
            </w:r>
            <w:r>
              <w:rPr>
                <w:b/>
              </w:rPr>
              <w:t xml:space="preserve"> </w:t>
            </w:r>
            <w:r w:rsidR="00134798">
              <w:rPr>
                <w:b/>
              </w:rPr>
              <w:t>good quality</w:t>
            </w:r>
            <w:r>
              <w:rPr>
                <w:b/>
              </w:rPr>
              <w:t xml:space="preserve"> </w:t>
            </w:r>
          </w:p>
        </w:tc>
        <w:tc>
          <w:tcPr>
            <w:tcW w:w="1950" w:type="dxa"/>
            <w:vAlign w:val="center"/>
          </w:tcPr>
          <w:p w14:paraId="6DE57B75" w14:textId="77777777" w:rsidR="00FB4E4B" w:rsidRDefault="00FB4E4B">
            <w:pPr>
              <w:jc w:val="both"/>
            </w:pPr>
          </w:p>
        </w:tc>
      </w:tr>
      <w:tr w:rsidR="00FB4E4B" w14:paraId="12CA821D"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5890239" w14:textId="77777777" w:rsidR="00FB4E4B" w:rsidRPr="003B5805" w:rsidRDefault="00FB4E4B">
            <w:pPr>
              <w:jc w:val="both"/>
              <w:rPr>
                <w:b/>
              </w:rPr>
            </w:pPr>
            <w:r w:rsidRPr="003B5805">
              <w:rPr>
                <w:b/>
              </w:rPr>
              <w:t>Description</w:t>
            </w:r>
            <w:r w:rsidRPr="003B5805">
              <w:rPr>
                <w:b/>
              </w:rPr>
              <w:tab/>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4274D3A" w14:textId="77777777" w:rsidR="00FB4E4B" w:rsidRPr="00BF662B" w:rsidRDefault="00FB4E4B">
            <w:pPr>
              <w:widowControl w:val="0"/>
              <w:jc w:val="both"/>
              <w:rPr>
                <w:rFonts w:cstheme="minorHAnsi"/>
                <w:color w:val="000000"/>
                <w:kern w:val="0"/>
              </w:rPr>
            </w:pPr>
            <w:r w:rsidRPr="00BF662B">
              <w:rPr>
                <w:rFonts w:cstheme="minorHAnsi"/>
                <w:color w:val="000000"/>
                <w:kern w:val="0"/>
              </w:rPr>
              <w:t>The code should be easily maintainable so that the researchers can still use the code as the last teams code was very poorly made. It should also be well documented so that future developers can easily build upon our work</w:t>
            </w:r>
          </w:p>
        </w:tc>
      </w:tr>
      <w:tr w:rsidR="00FB4E4B" w14:paraId="4113525C" w14:textId="77777777">
        <w:trPr>
          <w:gridAfter w:val="1"/>
          <w:wAfter w:w="1950" w:type="dxa"/>
        </w:trPr>
        <w:tc>
          <w:tcPr>
            <w:tcW w:w="2694" w:type="dxa"/>
            <w:tcBorders>
              <w:top w:val="nil"/>
              <w:left w:val="single" w:sz="4" w:space="0" w:color="000000"/>
              <w:bottom w:val="single" w:sz="4" w:space="0" w:color="000000"/>
              <w:right w:val="single" w:sz="4" w:space="0" w:color="000000"/>
            </w:tcBorders>
            <w:tcMar>
              <w:left w:w="108" w:type="dxa"/>
              <w:right w:w="108" w:type="dxa"/>
            </w:tcMar>
          </w:tcPr>
          <w:p w14:paraId="7DEE566B" w14:textId="77777777" w:rsidR="00FB4E4B" w:rsidRPr="003B5805" w:rsidRDefault="00FB4E4B">
            <w:pPr>
              <w:jc w:val="both"/>
              <w:rPr>
                <w:b/>
              </w:rPr>
            </w:pPr>
            <w:r w:rsidRPr="003B5805">
              <w:rPr>
                <w:b/>
              </w:rPr>
              <w:t xml:space="preserve">Type </w:t>
            </w:r>
          </w:p>
        </w:tc>
        <w:tc>
          <w:tcPr>
            <w:tcW w:w="7371" w:type="dxa"/>
            <w:tcBorders>
              <w:top w:val="nil"/>
              <w:left w:val="single" w:sz="4" w:space="0" w:color="000000"/>
              <w:bottom w:val="single" w:sz="4" w:space="0" w:color="000000"/>
              <w:right w:val="single" w:sz="4" w:space="0" w:color="000000"/>
            </w:tcBorders>
            <w:tcMar>
              <w:left w:w="108" w:type="dxa"/>
              <w:right w:w="108" w:type="dxa"/>
            </w:tcMar>
          </w:tcPr>
          <w:p w14:paraId="3B763671" w14:textId="77777777" w:rsidR="00FB4E4B" w:rsidRPr="003B5805" w:rsidRDefault="00FB4E4B">
            <w:pPr>
              <w:widowControl w:val="0"/>
              <w:jc w:val="both"/>
            </w:pPr>
            <w:r>
              <w:t>Code requirement</w:t>
            </w:r>
          </w:p>
        </w:tc>
      </w:tr>
      <w:tr w:rsidR="00FB4E4B" w14:paraId="3A2E867F"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D4B6DF0" w14:textId="77777777" w:rsidR="00FB4E4B" w:rsidRPr="003B5805" w:rsidRDefault="00FB4E4B">
            <w:pPr>
              <w:jc w:val="both"/>
              <w:rPr>
                <w:b/>
              </w:rPr>
            </w:pPr>
            <w:r w:rsidRPr="003B5805">
              <w:rPr>
                <w:b/>
              </w:rPr>
              <w:t xml:space="preserve">Metrics </w:t>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1C553D8" w14:textId="77777777" w:rsidR="00FB4E4B" w:rsidRPr="003B5805" w:rsidRDefault="00FB4E4B">
            <w:pPr>
              <w:widowControl w:val="0"/>
              <w:jc w:val="both"/>
            </w:pPr>
            <w:r>
              <w:t>Code should follow standard design principles for maintainability. [9]</w:t>
            </w:r>
          </w:p>
        </w:tc>
      </w:tr>
    </w:tbl>
    <w:p w14:paraId="25EA87E3" w14:textId="77777777" w:rsidR="00FB4E4B" w:rsidRDefault="00FB4E4B" w:rsidP="00FB4E4B">
      <w:pPr>
        <w:jc w:val="both"/>
      </w:pPr>
    </w:p>
    <w:tbl>
      <w:tblPr>
        <w:tblW w:w="12015" w:type="dxa"/>
        <w:tblInd w:w="-459" w:type="dxa"/>
        <w:tblLayout w:type="fixed"/>
        <w:tblCellMar>
          <w:left w:w="0" w:type="dxa"/>
          <w:right w:w="0" w:type="dxa"/>
        </w:tblCellMar>
        <w:tblLook w:val="0000" w:firstRow="0" w:lastRow="0" w:firstColumn="0" w:lastColumn="0" w:noHBand="0" w:noVBand="0"/>
      </w:tblPr>
      <w:tblGrid>
        <w:gridCol w:w="2694"/>
        <w:gridCol w:w="7371"/>
        <w:gridCol w:w="1950"/>
      </w:tblGrid>
      <w:tr w:rsidR="00FB4E4B" w14:paraId="53198595" w14:textId="77777777">
        <w:tc>
          <w:tcPr>
            <w:tcW w:w="10065" w:type="dxa"/>
            <w:gridSpan w:val="2"/>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16BC976" w14:textId="76DABEE5" w:rsidR="00FB4E4B" w:rsidRPr="00BF662B" w:rsidRDefault="00FB4E4B">
            <w:pPr>
              <w:widowControl w:val="0"/>
              <w:jc w:val="both"/>
              <w:rPr>
                <w:rFonts w:cstheme="minorHAnsi"/>
                <w:color w:val="000000"/>
                <w:kern w:val="0"/>
              </w:rPr>
            </w:pPr>
            <w:r w:rsidRPr="003B5805">
              <w:rPr>
                <w:b/>
              </w:rPr>
              <w:t xml:space="preserve">NFR </w:t>
            </w:r>
            <w:r w:rsidR="00E238E0">
              <w:rPr>
                <w:b/>
              </w:rPr>
              <w:t>5.2</w:t>
            </w:r>
            <w:r w:rsidRPr="003B5805">
              <w:rPr>
                <w:b/>
              </w:rPr>
              <w:t xml:space="preserve"> </w:t>
            </w:r>
            <w:r>
              <w:rPr>
                <w:b/>
              </w:rPr>
              <w:t>All errors should be clear</w:t>
            </w:r>
          </w:p>
        </w:tc>
        <w:tc>
          <w:tcPr>
            <w:tcW w:w="1950" w:type="dxa"/>
            <w:vAlign w:val="center"/>
          </w:tcPr>
          <w:p w14:paraId="0F1C7DF9" w14:textId="77777777" w:rsidR="00FB4E4B" w:rsidRDefault="00FB4E4B">
            <w:pPr>
              <w:jc w:val="both"/>
            </w:pPr>
          </w:p>
        </w:tc>
      </w:tr>
      <w:tr w:rsidR="00FB4E4B" w14:paraId="0CD726FB"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52693F3" w14:textId="77777777" w:rsidR="00FB4E4B" w:rsidRPr="003B5805" w:rsidRDefault="00FB4E4B">
            <w:pPr>
              <w:jc w:val="both"/>
              <w:rPr>
                <w:b/>
              </w:rPr>
            </w:pPr>
            <w:r w:rsidRPr="003B5805">
              <w:rPr>
                <w:b/>
              </w:rPr>
              <w:t>Description</w:t>
            </w:r>
            <w:r w:rsidRPr="003B5805">
              <w:rPr>
                <w:b/>
              </w:rPr>
              <w:tab/>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4069D8F" w14:textId="72C12FA9" w:rsidR="00FB4E4B" w:rsidRPr="00BF662B" w:rsidRDefault="00FB4E4B">
            <w:pPr>
              <w:widowControl w:val="0"/>
              <w:jc w:val="both"/>
              <w:rPr>
                <w:rFonts w:cstheme="minorHAnsi"/>
                <w:color w:val="000000"/>
                <w:kern w:val="0"/>
              </w:rPr>
            </w:pPr>
            <w:r w:rsidRPr="00BF662B">
              <w:rPr>
                <w:rFonts w:cstheme="minorHAnsi"/>
                <w:color w:val="000000"/>
                <w:kern w:val="0"/>
              </w:rPr>
              <w:t xml:space="preserve">All errors and error codes should be clear </w:t>
            </w:r>
            <w:r w:rsidR="00B33E8D">
              <w:rPr>
                <w:rFonts w:cstheme="minorHAnsi"/>
                <w:color w:val="000000"/>
                <w:kern w:val="0"/>
              </w:rPr>
              <w:t xml:space="preserve">so that </w:t>
            </w:r>
            <w:r w:rsidR="004E4E4E">
              <w:rPr>
                <w:rFonts w:cstheme="minorHAnsi"/>
                <w:color w:val="000000"/>
                <w:kern w:val="0"/>
              </w:rPr>
              <w:t>potential issues are easy to resolve.</w:t>
            </w:r>
          </w:p>
        </w:tc>
      </w:tr>
      <w:tr w:rsidR="00FB4E4B" w14:paraId="2BA6CE67" w14:textId="77777777">
        <w:trPr>
          <w:gridAfter w:val="1"/>
          <w:wAfter w:w="1950" w:type="dxa"/>
        </w:trPr>
        <w:tc>
          <w:tcPr>
            <w:tcW w:w="2694" w:type="dxa"/>
            <w:tcBorders>
              <w:top w:val="nil"/>
              <w:left w:val="single" w:sz="4" w:space="0" w:color="000000"/>
              <w:bottom w:val="single" w:sz="4" w:space="0" w:color="000000"/>
              <w:right w:val="single" w:sz="4" w:space="0" w:color="000000"/>
            </w:tcBorders>
            <w:tcMar>
              <w:left w:w="108" w:type="dxa"/>
              <w:right w:w="108" w:type="dxa"/>
            </w:tcMar>
          </w:tcPr>
          <w:p w14:paraId="34FF2F38" w14:textId="77777777" w:rsidR="00FB4E4B" w:rsidRPr="003B5805" w:rsidRDefault="00FB4E4B">
            <w:pPr>
              <w:jc w:val="both"/>
              <w:rPr>
                <w:b/>
              </w:rPr>
            </w:pPr>
            <w:r w:rsidRPr="003B5805">
              <w:rPr>
                <w:b/>
              </w:rPr>
              <w:t xml:space="preserve">Type </w:t>
            </w:r>
          </w:p>
        </w:tc>
        <w:tc>
          <w:tcPr>
            <w:tcW w:w="7371" w:type="dxa"/>
            <w:tcBorders>
              <w:top w:val="nil"/>
              <w:left w:val="single" w:sz="4" w:space="0" w:color="000000"/>
              <w:bottom w:val="single" w:sz="4" w:space="0" w:color="000000"/>
              <w:right w:val="single" w:sz="4" w:space="0" w:color="000000"/>
            </w:tcBorders>
            <w:tcMar>
              <w:left w:w="108" w:type="dxa"/>
              <w:right w:w="108" w:type="dxa"/>
            </w:tcMar>
          </w:tcPr>
          <w:p w14:paraId="3CC34E7C" w14:textId="77777777" w:rsidR="00FB4E4B" w:rsidRPr="003B5805" w:rsidRDefault="00FB4E4B">
            <w:pPr>
              <w:widowControl w:val="0"/>
              <w:jc w:val="both"/>
            </w:pPr>
            <w:r>
              <w:t>Code requirement</w:t>
            </w:r>
          </w:p>
        </w:tc>
      </w:tr>
      <w:tr w:rsidR="00FB4E4B" w14:paraId="083535CA" w14:textId="77777777">
        <w:trPr>
          <w:gridAfter w:val="1"/>
          <w:wAfter w:w="1950" w:type="dxa"/>
        </w:trPr>
        <w:tc>
          <w:tcPr>
            <w:tcW w:w="2694"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94919B7" w14:textId="77777777" w:rsidR="00FB4E4B" w:rsidRPr="003B5805" w:rsidRDefault="00FB4E4B">
            <w:pPr>
              <w:jc w:val="both"/>
              <w:rPr>
                <w:b/>
              </w:rPr>
            </w:pPr>
            <w:r w:rsidRPr="003B5805">
              <w:rPr>
                <w:b/>
              </w:rPr>
              <w:t xml:space="preserve">Metrics </w:t>
            </w:r>
          </w:p>
        </w:tc>
        <w:tc>
          <w:tcPr>
            <w:tcW w:w="737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46C4238" w14:textId="77777777" w:rsidR="00FB4E4B" w:rsidRPr="003B5805" w:rsidRDefault="00FB4E4B">
            <w:pPr>
              <w:widowControl w:val="0"/>
              <w:jc w:val="both"/>
            </w:pPr>
            <w:r>
              <w:t>Error messages should be structured according to standard error message metrics [10]</w:t>
            </w:r>
          </w:p>
        </w:tc>
      </w:tr>
    </w:tbl>
    <w:p w14:paraId="78C2768B" w14:textId="1F5C7DD2" w:rsidR="008812EA" w:rsidRDefault="008812EA" w:rsidP="00BD6ACB">
      <w:pPr>
        <w:pStyle w:val="Heading1"/>
        <w:jc w:val="both"/>
        <w:rPr>
          <w:rFonts w:asciiTheme="minorHAnsi" w:hAnsiTheme="minorHAnsi" w:cstheme="minorHAnsi"/>
        </w:rPr>
      </w:pPr>
    </w:p>
    <w:p w14:paraId="642D1912" w14:textId="1D3994B4" w:rsidR="008812EA" w:rsidRDefault="008812EA" w:rsidP="00BD6ACB">
      <w:pPr>
        <w:pStyle w:val="Heading1"/>
        <w:jc w:val="both"/>
        <w:rPr>
          <w:rFonts w:asciiTheme="minorHAnsi" w:hAnsiTheme="minorHAnsi" w:cstheme="minorHAnsi"/>
        </w:rPr>
      </w:pPr>
    </w:p>
    <w:p w14:paraId="440B5B0C" w14:textId="460C671A" w:rsidR="7F00C478" w:rsidRDefault="7F00C478" w:rsidP="7F00C478">
      <w:pPr>
        <w:pStyle w:val="Heading1"/>
        <w:jc w:val="both"/>
        <w:rPr>
          <w:rFonts w:asciiTheme="minorHAnsi" w:hAnsiTheme="minorHAnsi" w:cstheme="minorBidi"/>
        </w:rPr>
      </w:pPr>
    </w:p>
    <w:p w14:paraId="7956C86C" w14:textId="72A9926A" w:rsidR="7F00C478" w:rsidRDefault="7F00C478" w:rsidP="7F00C478"/>
    <w:p w14:paraId="1033FD85" w14:textId="1DD61C53" w:rsidR="003104F3" w:rsidRPr="00BF662B" w:rsidRDefault="002A7AC8" w:rsidP="7F00C478">
      <w:pPr>
        <w:pStyle w:val="Heading1"/>
        <w:jc w:val="both"/>
        <w:rPr>
          <w:rFonts w:asciiTheme="minorHAnsi" w:hAnsiTheme="minorHAnsi" w:cstheme="minorBidi"/>
        </w:rPr>
      </w:pPr>
      <w:bookmarkStart w:id="29" w:name="_Toc151574586"/>
      <w:r w:rsidRPr="7F00C478">
        <w:rPr>
          <w:rFonts w:asciiTheme="minorHAnsi" w:hAnsiTheme="minorHAnsi" w:cstheme="minorBidi"/>
        </w:rPr>
        <w:t>2.4 R</w:t>
      </w:r>
      <w:r w:rsidR="004D79E4" w:rsidRPr="7F00C478">
        <w:rPr>
          <w:rFonts w:asciiTheme="minorHAnsi" w:hAnsiTheme="minorHAnsi" w:cstheme="minorBidi"/>
        </w:rPr>
        <w:t xml:space="preserve">isks and </w:t>
      </w:r>
      <w:r w:rsidR="0024080F" w:rsidRPr="7F00C478">
        <w:rPr>
          <w:rFonts w:asciiTheme="minorHAnsi" w:hAnsiTheme="minorHAnsi" w:cstheme="minorBidi"/>
        </w:rPr>
        <w:t>Issues</w:t>
      </w:r>
      <w:bookmarkEnd w:id="29"/>
    </w:p>
    <w:p w14:paraId="19CBBAAE" w14:textId="53A44FBD" w:rsidR="69B9CB0C" w:rsidRDefault="69B9CB0C">
      <w:r>
        <w:t xml:space="preserve">Each risk is assigned an Impact and Probability rating, as shown </w:t>
      </w:r>
      <w:proofErr w:type="gramStart"/>
      <w:r>
        <w:t>below</w:t>
      </w:r>
      <w:proofErr w:type="gramEnd"/>
    </w:p>
    <w:tbl>
      <w:tblPr>
        <w:tblStyle w:val="TableGrid"/>
        <w:tblW w:w="9016" w:type="dxa"/>
        <w:tblLayout w:type="fixed"/>
        <w:tblLook w:val="06A0" w:firstRow="1" w:lastRow="0" w:firstColumn="1" w:lastColumn="0" w:noHBand="1" w:noVBand="1"/>
      </w:tblPr>
      <w:tblGrid>
        <w:gridCol w:w="960"/>
        <w:gridCol w:w="1395"/>
        <w:gridCol w:w="1395"/>
        <w:gridCol w:w="1873"/>
        <w:gridCol w:w="1200"/>
        <w:gridCol w:w="1062"/>
        <w:gridCol w:w="1131"/>
      </w:tblGrid>
      <w:tr w:rsidR="77DA616F" w14:paraId="40DD5E0B" w14:textId="40C6EEED" w:rsidTr="4C3DA19D">
        <w:trPr>
          <w:trHeight w:val="307"/>
        </w:trPr>
        <w:tc>
          <w:tcPr>
            <w:tcW w:w="960" w:type="dxa"/>
          </w:tcPr>
          <w:p w14:paraId="22A964A2" w14:textId="56DE73C1" w:rsidR="77DA616F" w:rsidRPr="003B5805" w:rsidRDefault="77DA616F" w:rsidP="00BD6ACB">
            <w:pPr>
              <w:jc w:val="both"/>
            </w:pPr>
          </w:p>
        </w:tc>
        <w:tc>
          <w:tcPr>
            <w:tcW w:w="8056" w:type="dxa"/>
            <w:gridSpan w:val="6"/>
            <w:vAlign w:val="center"/>
          </w:tcPr>
          <w:p w14:paraId="2E3D2688" w14:textId="11106BA8" w:rsidR="7842EB0B" w:rsidRPr="00BF662B" w:rsidRDefault="7842EB0B" w:rsidP="7BBCFB98">
            <w:pPr>
              <w:jc w:val="center"/>
              <w:rPr>
                <w:rFonts w:eastAsia="Trebuchet MS" w:cstheme="minorBidi"/>
                <w:b/>
              </w:rPr>
            </w:pPr>
            <w:r w:rsidRPr="5C42E49F">
              <w:rPr>
                <w:rFonts w:eastAsia="Trebuchet MS" w:cstheme="minorBidi"/>
                <w:b/>
              </w:rPr>
              <w:t>Probability</w:t>
            </w:r>
          </w:p>
        </w:tc>
      </w:tr>
      <w:tr w:rsidR="77DA616F" w14:paraId="29D88F84" w14:textId="3C2ED928" w:rsidTr="4C3DA19D">
        <w:trPr>
          <w:trHeight w:val="915"/>
        </w:trPr>
        <w:tc>
          <w:tcPr>
            <w:tcW w:w="960" w:type="dxa"/>
            <w:vMerge w:val="restart"/>
            <w:vAlign w:val="center"/>
          </w:tcPr>
          <w:p w14:paraId="6FEDE325" w14:textId="631531A0" w:rsidR="7842EB0B" w:rsidRPr="00BF662B" w:rsidRDefault="7842EB0B" w:rsidP="760DF3C0">
            <w:pPr>
              <w:jc w:val="center"/>
              <w:rPr>
                <w:rFonts w:eastAsia="Trebuchet MS" w:cstheme="minorBidi"/>
                <w:b/>
              </w:rPr>
            </w:pPr>
            <w:r w:rsidRPr="5C42E49F">
              <w:rPr>
                <w:rFonts w:eastAsia="Trebuchet MS" w:cstheme="minorBidi"/>
                <w:b/>
              </w:rPr>
              <w:t>Impact</w:t>
            </w:r>
          </w:p>
        </w:tc>
        <w:tc>
          <w:tcPr>
            <w:tcW w:w="1395" w:type="dxa"/>
            <w:vAlign w:val="center"/>
          </w:tcPr>
          <w:p w14:paraId="06F49615" w14:textId="7654E9E7" w:rsidR="77DA616F" w:rsidRPr="003B5805" w:rsidRDefault="77DA616F" w:rsidP="760DF3C0">
            <w:pPr>
              <w:jc w:val="center"/>
            </w:pPr>
          </w:p>
        </w:tc>
        <w:tc>
          <w:tcPr>
            <w:tcW w:w="1395" w:type="dxa"/>
            <w:vAlign w:val="center"/>
          </w:tcPr>
          <w:p w14:paraId="27555F43" w14:textId="45225B64" w:rsidR="4A9C3405" w:rsidRPr="003B5805" w:rsidRDefault="74A0D445" w:rsidP="760DF3C0">
            <w:pPr>
              <w:spacing w:line="259" w:lineRule="auto"/>
              <w:jc w:val="center"/>
            </w:pPr>
            <w:r>
              <w:t>Almost Impossible</w:t>
            </w:r>
          </w:p>
        </w:tc>
        <w:tc>
          <w:tcPr>
            <w:tcW w:w="1873" w:type="dxa"/>
            <w:vAlign w:val="center"/>
          </w:tcPr>
          <w:p w14:paraId="5CCAD93F" w14:textId="43557920" w:rsidR="4A9C3405" w:rsidRPr="003B5805" w:rsidRDefault="74A0D445" w:rsidP="124EEC8C">
            <w:pPr>
              <w:spacing w:line="259" w:lineRule="auto"/>
              <w:jc w:val="center"/>
            </w:pPr>
            <w:r>
              <w:t>Unlikely</w:t>
            </w:r>
          </w:p>
        </w:tc>
        <w:tc>
          <w:tcPr>
            <w:tcW w:w="1200" w:type="dxa"/>
            <w:vAlign w:val="center"/>
          </w:tcPr>
          <w:p w14:paraId="62608D9A" w14:textId="1B5DB5AF" w:rsidR="4A9C3405" w:rsidRPr="003B5805" w:rsidRDefault="4A9C3405" w:rsidP="124EEC8C">
            <w:pPr>
              <w:spacing w:line="259" w:lineRule="auto"/>
              <w:jc w:val="center"/>
            </w:pPr>
            <w:r w:rsidRPr="003B5805">
              <w:t>Likely</w:t>
            </w:r>
          </w:p>
        </w:tc>
        <w:tc>
          <w:tcPr>
            <w:tcW w:w="1062" w:type="dxa"/>
            <w:vAlign w:val="center"/>
          </w:tcPr>
          <w:p w14:paraId="1AF2227D" w14:textId="662490F9" w:rsidR="67BA1214" w:rsidRDefault="74A0D445" w:rsidP="67BA1214">
            <w:pPr>
              <w:jc w:val="center"/>
            </w:pPr>
            <w:r>
              <w:t>Very Likely</w:t>
            </w:r>
          </w:p>
        </w:tc>
        <w:tc>
          <w:tcPr>
            <w:tcW w:w="1131" w:type="dxa"/>
            <w:vAlign w:val="center"/>
          </w:tcPr>
          <w:p w14:paraId="31DA341F" w14:textId="132789D3" w:rsidR="67BA1214" w:rsidRDefault="74A0D445" w:rsidP="67BA1214">
            <w:pPr>
              <w:jc w:val="center"/>
            </w:pPr>
            <w:r>
              <w:t>Almost Certain</w:t>
            </w:r>
          </w:p>
        </w:tc>
      </w:tr>
      <w:tr w:rsidR="00980794" w14:paraId="5E5D3845" w14:textId="75068F76" w:rsidTr="4C3DA19D">
        <w:trPr>
          <w:trHeight w:val="645"/>
        </w:trPr>
        <w:tc>
          <w:tcPr>
            <w:tcW w:w="960" w:type="dxa"/>
            <w:vMerge/>
          </w:tcPr>
          <w:p w14:paraId="7F92B6D6" w14:textId="77777777" w:rsidR="003828C1" w:rsidRPr="003B5805" w:rsidRDefault="003828C1" w:rsidP="00BD6ACB">
            <w:pPr>
              <w:jc w:val="both"/>
            </w:pPr>
          </w:p>
        </w:tc>
        <w:tc>
          <w:tcPr>
            <w:tcW w:w="1395" w:type="dxa"/>
            <w:vAlign w:val="center"/>
          </w:tcPr>
          <w:p w14:paraId="661F8C44" w14:textId="2CBAFF2F" w:rsidR="4A9C3405" w:rsidRPr="003B5805" w:rsidRDefault="56E34EAF" w:rsidP="7A3FB069">
            <w:pPr>
              <w:spacing w:line="259" w:lineRule="auto"/>
              <w:jc w:val="center"/>
            </w:pPr>
            <w:r>
              <w:t>Insignificant</w:t>
            </w:r>
          </w:p>
        </w:tc>
        <w:tc>
          <w:tcPr>
            <w:tcW w:w="1395" w:type="dxa"/>
            <w:shd w:val="clear" w:color="auto" w:fill="70AD47" w:themeFill="accent6"/>
            <w:vAlign w:val="center"/>
          </w:tcPr>
          <w:p w14:paraId="1FD250D2" w14:textId="2C65109E" w:rsidR="77DA616F" w:rsidRPr="003B5805" w:rsidRDefault="77DA616F" w:rsidP="760DF3C0">
            <w:pPr>
              <w:jc w:val="center"/>
            </w:pPr>
          </w:p>
        </w:tc>
        <w:tc>
          <w:tcPr>
            <w:tcW w:w="1873" w:type="dxa"/>
            <w:shd w:val="clear" w:color="auto" w:fill="70AD47" w:themeFill="accent6"/>
            <w:vAlign w:val="center"/>
          </w:tcPr>
          <w:p w14:paraId="4666C9C7" w14:textId="3916CE75" w:rsidR="574E690C" w:rsidRPr="003B5805" w:rsidRDefault="574E690C" w:rsidP="760DF3C0">
            <w:pPr>
              <w:jc w:val="center"/>
            </w:pPr>
          </w:p>
        </w:tc>
        <w:tc>
          <w:tcPr>
            <w:tcW w:w="1200" w:type="dxa"/>
            <w:shd w:val="clear" w:color="auto" w:fill="70AD47" w:themeFill="accent6"/>
            <w:vAlign w:val="center"/>
          </w:tcPr>
          <w:p w14:paraId="492D3F29" w14:textId="02AA509F" w:rsidR="77DA616F" w:rsidRPr="003B5805" w:rsidRDefault="77DA616F" w:rsidP="760DF3C0">
            <w:pPr>
              <w:jc w:val="center"/>
            </w:pPr>
          </w:p>
        </w:tc>
        <w:tc>
          <w:tcPr>
            <w:tcW w:w="1062" w:type="dxa"/>
            <w:shd w:val="clear" w:color="auto" w:fill="70AD47" w:themeFill="accent6"/>
            <w:vAlign w:val="center"/>
          </w:tcPr>
          <w:p w14:paraId="327289CF" w14:textId="4FDD276E" w:rsidR="67BA1214" w:rsidRDefault="24EF388B" w:rsidP="67BA1214">
            <w:pPr>
              <w:jc w:val="center"/>
            </w:pPr>
            <w:r>
              <w:t>R10</w:t>
            </w:r>
          </w:p>
        </w:tc>
        <w:tc>
          <w:tcPr>
            <w:tcW w:w="1131" w:type="dxa"/>
            <w:shd w:val="clear" w:color="auto" w:fill="FFC000" w:themeFill="accent4"/>
            <w:vAlign w:val="center"/>
          </w:tcPr>
          <w:p w14:paraId="40A43A20" w14:textId="6A5EE0EB" w:rsidR="67BA1214" w:rsidRDefault="67BA1214" w:rsidP="67BA1214">
            <w:pPr>
              <w:jc w:val="center"/>
            </w:pPr>
          </w:p>
        </w:tc>
      </w:tr>
      <w:tr w:rsidR="00980794" w14:paraId="45F1DADC" w14:textId="4BE47C9B" w:rsidTr="4C3DA19D">
        <w:trPr>
          <w:trHeight w:val="495"/>
        </w:trPr>
        <w:tc>
          <w:tcPr>
            <w:tcW w:w="960" w:type="dxa"/>
            <w:vMerge/>
          </w:tcPr>
          <w:p w14:paraId="0D5BA77A" w14:textId="77777777" w:rsidR="003828C1" w:rsidRPr="003B5805" w:rsidRDefault="003828C1" w:rsidP="00BD6ACB">
            <w:pPr>
              <w:jc w:val="both"/>
            </w:pPr>
          </w:p>
        </w:tc>
        <w:tc>
          <w:tcPr>
            <w:tcW w:w="1395" w:type="dxa"/>
            <w:vAlign w:val="center"/>
          </w:tcPr>
          <w:p w14:paraId="65422A19" w14:textId="4165ECF2" w:rsidR="4A9C3405" w:rsidRPr="003B5805" w:rsidRDefault="74A3F4E6" w:rsidP="024FEC53">
            <w:pPr>
              <w:spacing w:line="259" w:lineRule="auto"/>
              <w:jc w:val="center"/>
            </w:pPr>
            <w:r>
              <w:t>Minor</w:t>
            </w:r>
          </w:p>
        </w:tc>
        <w:tc>
          <w:tcPr>
            <w:tcW w:w="1395" w:type="dxa"/>
            <w:shd w:val="clear" w:color="auto" w:fill="70AD47" w:themeFill="accent6"/>
            <w:vAlign w:val="center"/>
          </w:tcPr>
          <w:p w14:paraId="4F1F3E9D" w14:textId="37CFE0EB" w:rsidR="272DD134" w:rsidRPr="003B5805" w:rsidRDefault="272DD134" w:rsidP="2D6DB889">
            <w:pPr>
              <w:jc w:val="center"/>
            </w:pPr>
          </w:p>
        </w:tc>
        <w:tc>
          <w:tcPr>
            <w:tcW w:w="1873" w:type="dxa"/>
            <w:shd w:val="clear" w:color="auto" w:fill="70AD47" w:themeFill="accent6"/>
            <w:vAlign w:val="center"/>
          </w:tcPr>
          <w:p w14:paraId="25618819" w14:textId="407F1C29" w:rsidR="6AB6059B" w:rsidRPr="003B5805" w:rsidRDefault="5ABB2CFB" w:rsidP="760DF3C0">
            <w:pPr>
              <w:jc w:val="center"/>
            </w:pPr>
            <w:r>
              <w:t>R5</w:t>
            </w:r>
          </w:p>
        </w:tc>
        <w:tc>
          <w:tcPr>
            <w:tcW w:w="1200" w:type="dxa"/>
            <w:shd w:val="clear" w:color="auto" w:fill="70AD47" w:themeFill="accent6"/>
            <w:vAlign w:val="center"/>
          </w:tcPr>
          <w:p w14:paraId="5E0E884B" w14:textId="33EAEA7A" w:rsidR="77DA616F" w:rsidRPr="003B5805" w:rsidRDefault="1DF50D04" w:rsidP="760DF3C0">
            <w:pPr>
              <w:jc w:val="center"/>
            </w:pPr>
            <w:r>
              <w:t>R9</w:t>
            </w:r>
          </w:p>
        </w:tc>
        <w:tc>
          <w:tcPr>
            <w:tcW w:w="1062" w:type="dxa"/>
            <w:shd w:val="clear" w:color="auto" w:fill="FFC000" w:themeFill="accent4"/>
            <w:vAlign w:val="center"/>
          </w:tcPr>
          <w:p w14:paraId="0A49D667" w14:textId="63BC125C" w:rsidR="67BA1214" w:rsidRDefault="67BA1214" w:rsidP="67BA1214">
            <w:pPr>
              <w:jc w:val="center"/>
            </w:pPr>
          </w:p>
        </w:tc>
        <w:tc>
          <w:tcPr>
            <w:tcW w:w="1131" w:type="dxa"/>
            <w:shd w:val="clear" w:color="auto" w:fill="FFC000" w:themeFill="accent4"/>
            <w:vAlign w:val="center"/>
          </w:tcPr>
          <w:p w14:paraId="611CF9BB" w14:textId="09AC8C7E" w:rsidR="67BA1214" w:rsidRDefault="67BA1214" w:rsidP="67BA1214">
            <w:pPr>
              <w:jc w:val="center"/>
            </w:pPr>
          </w:p>
        </w:tc>
      </w:tr>
      <w:tr w:rsidR="00980794" w14:paraId="005C11E9" w14:textId="12ED2460" w:rsidTr="4C3DA19D">
        <w:trPr>
          <w:trHeight w:val="510"/>
        </w:trPr>
        <w:tc>
          <w:tcPr>
            <w:tcW w:w="960" w:type="dxa"/>
            <w:vMerge/>
          </w:tcPr>
          <w:p w14:paraId="5FC842B3" w14:textId="77777777" w:rsidR="003828C1" w:rsidRPr="003B5805" w:rsidRDefault="003828C1" w:rsidP="00BD6ACB">
            <w:pPr>
              <w:jc w:val="both"/>
            </w:pPr>
          </w:p>
        </w:tc>
        <w:tc>
          <w:tcPr>
            <w:tcW w:w="1395" w:type="dxa"/>
            <w:vAlign w:val="center"/>
          </w:tcPr>
          <w:p w14:paraId="6CFAF729" w14:textId="7BE9033F" w:rsidR="4A9C3405" w:rsidRPr="003B5805" w:rsidRDefault="13E6D2DF" w:rsidP="024FEC53">
            <w:pPr>
              <w:spacing w:line="259" w:lineRule="auto"/>
              <w:jc w:val="center"/>
            </w:pPr>
            <w:r>
              <w:t>Moderate</w:t>
            </w:r>
          </w:p>
        </w:tc>
        <w:tc>
          <w:tcPr>
            <w:tcW w:w="1395" w:type="dxa"/>
            <w:shd w:val="clear" w:color="auto" w:fill="70AD47" w:themeFill="accent6"/>
            <w:vAlign w:val="center"/>
          </w:tcPr>
          <w:p w14:paraId="680F8300" w14:textId="2C407B36" w:rsidR="77DA616F" w:rsidRPr="003B5805" w:rsidRDefault="77DA616F" w:rsidP="760DF3C0">
            <w:pPr>
              <w:jc w:val="center"/>
              <w:rPr>
                <w:highlight w:val="yellow"/>
              </w:rPr>
            </w:pPr>
          </w:p>
        </w:tc>
        <w:tc>
          <w:tcPr>
            <w:tcW w:w="1873" w:type="dxa"/>
            <w:shd w:val="clear" w:color="auto" w:fill="70AD47" w:themeFill="accent6"/>
            <w:vAlign w:val="center"/>
          </w:tcPr>
          <w:p w14:paraId="0723B4AD" w14:textId="253166D6" w:rsidR="51F036EC" w:rsidRPr="003B5805" w:rsidRDefault="28379DC7" w:rsidP="760DF3C0">
            <w:pPr>
              <w:jc w:val="center"/>
            </w:pPr>
            <w:r>
              <w:t>R12</w:t>
            </w:r>
          </w:p>
        </w:tc>
        <w:tc>
          <w:tcPr>
            <w:tcW w:w="1200" w:type="dxa"/>
            <w:shd w:val="clear" w:color="auto" w:fill="FFC000" w:themeFill="accent4"/>
            <w:vAlign w:val="center"/>
          </w:tcPr>
          <w:p w14:paraId="0D44A153" w14:textId="100FF256" w:rsidR="51F036EC" w:rsidRPr="003B5805" w:rsidRDefault="29FA2C6A" w:rsidP="760DF3C0">
            <w:pPr>
              <w:jc w:val="center"/>
            </w:pPr>
            <w:r>
              <w:t>R6</w:t>
            </w:r>
            <w:r w:rsidR="34B0D2F8">
              <w:t>, R8</w:t>
            </w:r>
          </w:p>
        </w:tc>
        <w:tc>
          <w:tcPr>
            <w:tcW w:w="1062" w:type="dxa"/>
            <w:shd w:val="clear" w:color="auto" w:fill="FFC000" w:themeFill="accent4"/>
            <w:vAlign w:val="center"/>
          </w:tcPr>
          <w:p w14:paraId="7623E4E2" w14:textId="6FE9D64E" w:rsidR="67BA1214" w:rsidRDefault="4A19E260" w:rsidP="67BA1214">
            <w:pPr>
              <w:jc w:val="center"/>
            </w:pPr>
            <w:r>
              <w:t>R11</w:t>
            </w:r>
          </w:p>
        </w:tc>
        <w:tc>
          <w:tcPr>
            <w:tcW w:w="1131" w:type="dxa"/>
            <w:shd w:val="clear" w:color="auto" w:fill="FF0000"/>
            <w:vAlign w:val="center"/>
          </w:tcPr>
          <w:p w14:paraId="7A6CBB88" w14:textId="40D3A22B" w:rsidR="67BA1214" w:rsidRDefault="1C9652BF" w:rsidP="67BA1214">
            <w:pPr>
              <w:jc w:val="center"/>
            </w:pPr>
            <w:r>
              <w:t>R3</w:t>
            </w:r>
          </w:p>
        </w:tc>
      </w:tr>
      <w:tr w:rsidR="00980794" w14:paraId="3BECC500" w14:textId="7CDF4A9C" w:rsidTr="4C3DA19D">
        <w:trPr>
          <w:trHeight w:val="495"/>
        </w:trPr>
        <w:tc>
          <w:tcPr>
            <w:tcW w:w="960" w:type="dxa"/>
            <w:vMerge/>
            <w:vAlign w:val="center"/>
          </w:tcPr>
          <w:p w14:paraId="1581B7AA" w14:textId="592DA39D" w:rsidR="555A80D5" w:rsidRPr="00BF662B" w:rsidRDefault="555A80D5" w:rsidP="555A80D5">
            <w:pPr>
              <w:jc w:val="center"/>
              <w:rPr>
                <w:rFonts w:eastAsia="Trebuchet MS" w:cstheme="minorHAnsi"/>
              </w:rPr>
            </w:pPr>
          </w:p>
        </w:tc>
        <w:tc>
          <w:tcPr>
            <w:tcW w:w="1395" w:type="dxa"/>
            <w:vAlign w:val="center"/>
          </w:tcPr>
          <w:p w14:paraId="67C771D5" w14:textId="1A507689" w:rsidR="555A80D5" w:rsidRDefault="21446683" w:rsidP="555A80D5">
            <w:pPr>
              <w:jc w:val="center"/>
            </w:pPr>
            <w:r>
              <w:t>Major</w:t>
            </w:r>
          </w:p>
        </w:tc>
        <w:tc>
          <w:tcPr>
            <w:tcW w:w="1395" w:type="dxa"/>
            <w:shd w:val="clear" w:color="auto" w:fill="70AD47" w:themeFill="accent6"/>
            <w:vAlign w:val="center"/>
          </w:tcPr>
          <w:p w14:paraId="78478E0A" w14:textId="2C6C8623" w:rsidR="555A80D5" w:rsidRDefault="555A80D5" w:rsidP="555A80D5">
            <w:pPr>
              <w:jc w:val="center"/>
              <w:rPr>
                <w:highlight w:val="yellow"/>
              </w:rPr>
            </w:pPr>
          </w:p>
        </w:tc>
        <w:tc>
          <w:tcPr>
            <w:tcW w:w="1873" w:type="dxa"/>
            <w:shd w:val="clear" w:color="auto" w:fill="FFC000" w:themeFill="accent4"/>
            <w:vAlign w:val="center"/>
          </w:tcPr>
          <w:p w14:paraId="7BFCBF80" w14:textId="1C4D81FF" w:rsidR="555A80D5" w:rsidRDefault="555A80D5" w:rsidP="555A80D5">
            <w:pPr>
              <w:jc w:val="center"/>
            </w:pPr>
          </w:p>
        </w:tc>
        <w:tc>
          <w:tcPr>
            <w:tcW w:w="1200" w:type="dxa"/>
            <w:shd w:val="clear" w:color="auto" w:fill="FFC000" w:themeFill="accent4"/>
            <w:vAlign w:val="center"/>
          </w:tcPr>
          <w:p w14:paraId="469858CA" w14:textId="115B05C3" w:rsidR="555A80D5" w:rsidRDefault="158B3B04" w:rsidP="555A80D5">
            <w:pPr>
              <w:jc w:val="center"/>
            </w:pPr>
            <w:r>
              <w:t>R2</w:t>
            </w:r>
          </w:p>
        </w:tc>
        <w:tc>
          <w:tcPr>
            <w:tcW w:w="1062" w:type="dxa"/>
            <w:shd w:val="clear" w:color="auto" w:fill="FF0000"/>
            <w:vAlign w:val="center"/>
          </w:tcPr>
          <w:p w14:paraId="2D2DAABA" w14:textId="3AEC94F7" w:rsidR="67BA1214" w:rsidRDefault="3216D3F2" w:rsidP="67BA1214">
            <w:pPr>
              <w:jc w:val="center"/>
            </w:pPr>
            <w:r>
              <w:t>R7</w:t>
            </w:r>
          </w:p>
        </w:tc>
        <w:tc>
          <w:tcPr>
            <w:tcW w:w="1131" w:type="dxa"/>
            <w:shd w:val="clear" w:color="auto" w:fill="FF0000"/>
            <w:vAlign w:val="center"/>
          </w:tcPr>
          <w:p w14:paraId="5174E453" w14:textId="1BBC01CA" w:rsidR="67BA1214" w:rsidRDefault="259C0AC8" w:rsidP="67BA1214">
            <w:pPr>
              <w:jc w:val="center"/>
            </w:pPr>
            <w:r>
              <w:t>R1</w:t>
            </w:r>
          </w:p>
        </w:tc>
      </w:tr>
      <w:tr w:rsidR="00BF662B" w14:paraId="5F2B2E4A" w14:textId="77777777" w:rsidTr="4C3DA19D">
        <w:trPr>
          <w:trHeight w:val="540"/>
        </w:trPr>
        <w:tc>
          <w:tcPr>
            <w:tcW w:w="960" w:type="dxa"/>
            <w:vMerge/>
            <w:vAlign w:val="center"/>
          </w:tcPr>
          <w:p w14:paraId="560220AD" w14:textId="0B680AAE" w:rsidR="67BA1214" w:rsidRPr="00BF662B" w:rsidRDefault="67BA1214" w:rsidP="67BA1214">
            <w:pPr>
              <w:jc w:val="center"/>
              <w:rPr>
                <w:rFonts w:eastAsia="Trebuchet MS" w:cstheme="minorHAnsi"/>
              </w:rPr>
            </w:pPr>
          </w:p>
        </w:tc>
        <w:tc>
          <w:tcPr>
            <w:tcW w:w="1395" w:type="dxa"/>
            <w:vAlign w:val="center"/>
          </w:tcPr>
          <w:p w14:paraId="515CE2DE" w14:textId="41BCD244" w:rsidR="67BA1214" w:rsidRDefault="21446683" w:rsidP="67BA1214">
            <w:pPr>
              <w:jc w:val="center"/>
            </w:pPr>
            <w:r>
              <w:t>Severe</w:t>
            </w:r>
          </w:p>
        </w:tc>
        <w:tc>
          <w:tcPr>
            <w:tcW w:w="1395" w:type="dxa"/>
            <w:shd w:val="clear" w:color="auto" w:fill="FFC000" w:themeFill="accent4"/>
            <w:vAlign w:val="center"/>
          </w:tcPr>
          <w:p w14:paraId="7EC73AAC" w14:textId="2FB4EFB1" w:rsidR="67BA1214" w:rsidRDefault="67BA1214" w:rsidP="67BA1214">
            <w:pPr>
              <w:jc w:val="center"/>
              <w:rPr>
                <w:highlight w:val="yellow"/>
              </w:rPr>
            </w:pPr>
          </w:p>
        </w:tc>
        <w:tc>
          <w:tcPr>
            <w:tcW w:w="1873" w:type="dxa"/>
            <w:shd w:val="clear" w:color="auto" w:fill="FFC000" w:themeFill="accent4"/>
            <w:vAlign w:val="center"/>
          </w:tcPr>
          <w:p w14:paraId="742C0450" w14:textId="570795D2" w:rsidR="67BA1214" w:rsidRDefault="67BA1214" w:rsidP="67BA1214">
            <w:pPr>
              <w:jc w:val="center"/>
            </w:pPr>
          </w:p>
        </w:tc>
        <w:tc>
          <w:tcPr>
            <w:tcW w:w="1200" w:type="dxa"/>
            <w:shd w:val="clear" w:color="auto" w:fill="FF0000"/>
            <w:vAlign w:val="center"/>
          </w:tcPr>
          <w:p w14:paraId="4206B508" w14:textId="05083C7D" w:rsidR="67BA1214" w:rsidRDefault="117C9129" w:rsidP="67BA1214">
            <w:pPr>
              <w:jc w:val="center"/>
            </w:pPr>
            <w:r>
              <w:t>R4</w:t>
            </w:r>
          </w:p>
        </w:tc>
        <w:tc>
          <w:tcPr>
            <w:tcW w:w="1062" w:type="dxa"/>
            <w:shd w:val="clear" w:color="auto" w:fill="FF0000"/>
            <w:vAlign w:val="center"/>
          </w:tcPr>
          <w:p w14:paraId="59FE5B33" w14:textId="453392EE" w:rsidR="67BA1214" w:rsidRDefault="67BA1214" w:rsidP="67BA1214">
            <w:pPr>
              <w:jc w:val="center"/>
            </w:pPr>
          </w:p>
        </w:tc>
        <w:tc>
          <w:tcPr>
            <w:tcW w:w="1131" w:type="dxa"/>
            <w:shd w:val="clear" w:color="auto" w:fill="C00000"/>
            <w:vAlign w:val="center"/>
          </w:tcPr>
          <w:p w14:paraId="78B7358A" w14:textId="4BF7889F" w:rsidR="67BA1214" w:rsidRDefault="67BA1214" w:rsidP="67BA1214">
            <w:pPr>
              <w:jc w:val="center"/>
            </w:pPr>
          </w:p>
        </w:tc>
      </w:tr>
    </w:tbl>
    <w:p w14:paraId="4E1F14AC" w14:textId="77777777" w:rsidR="004660EF" w:rsidRDefault="004660EF" w:rsidP="002C4304"/>
    <w:p w14:paraId="03F89CA8" w14:textId="30F58A13" w:rsidR="004660EF" w:rsidRPr="004660EF" w:rsidRDefault="1BE2C997" w:rsidP="004660EF">
      <w:pPr>
        <w:pStyle w:val="Heading2"/>
        <w:jc w:val="both"/>
        <w:rPr>
          <w:rFonts w:asciiTheme="minorHAnsi" w:hAnsiTheme="minorHAnsi" w:cstheme="minorHAnsi"/>
        </w:rPr>
      </w:pPr>
      <w:bookmarkStart w:id="30" w:name="_Toc151574587"/>
      <w:r w:rsidRPr="00BF662B">
        <w:rPr>
          <w:rFonts w:asciiTheme="minorHAnsi" w:hAnsiTheme="minorHAnsi" w:cstheme="minorHAnsi"/>
        </w:rPr>
        <w:t>2.4.1 Technical Risks</w:t>
      </w:r>
      <w:bookmarkEnd w:id="30"/>
    </w:p>
    <w:tbl>
      <w:tblPr>
        <w:tblW w:w="1026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4"/>
        <w:gridCol w:w="2526"/>
        <w:gridCol w:w="2430"/>
        <w:gridCol w:w="2572"/>
      </w:tblGrid>
      <w:tr w:rsidR="0030486C" w14:paraId="612EAFE4" w14:textId="77777777" w:rsidTr="002C4304">
        <w:trPr>
          <w:trHeight w:val="467"/>
        </w:trPr>
        <w:tc>
          <w:tcPr>
            <w:tcW w:w="5260" w:type="dxa"/>
            <w:gridSpan w:val="2"/>
            <w:vAlign w:val="center"/>
          </w:tcPr>
          <w:p w14:paraId="6ED7D1A4" w14:textId="39265D62" w:rsidR="02AC911D" w:rsidRPr="003B5805" w:rsidRDefault="7D3CBAED" w:rsidP="007E76E5">
            <w:pPr>
              <w:spacing w:after="0" w:line="240" w:lineRule="auto"/>
              <w:jc w:val="both"/>
              <w:rPr>
                <w:b/>
              </w:rPr>
            </w:pPr>
            <w:r w:rsidRPr="003B5805">
              <w:rPr>
                <w:b/>
              </w:rPr>
              <w:t>R</w:t>
            </w:r>
            <w:r w:rsidR="0FDA10C7" w:rsidRPr="003B5805">
              <w:rPr>
                <w:b/>
              </w:rPr>
              <w:t>1</w:t>
            </w:r>
            <w:r w:rsidR="02AC911D" w:rsidRPr="003B5805">
              <w:rPr>
                <w:b/>
              </w:rPr>
              <w:t xml:space="preserve"> Lack of Technical Knowledge</w:t>
            </w:r>
          </w:p>
        </w:tc>
        <w:tc>
          <w:tcPr>
            <w:tcW w:w="2430" w:type="dxa"/>
            <w:vAlign w:val="center"/>
          </w:tcPr>
          <w:p w14:paraId="297FC9DD" w14:textId="20CC3DEC" w:rsidR="02AC911D" w:rsidRPr="003B5805" w:rsidRDefault="3B961FE8" w:rsidP="007E76E5">
            <w:pPr>
              <w:spacing w:line="240" w:lineRule="auto"/>
              <w:jc w:val="both"/>
              <w:rPr>
                <w:b/>
                <w:color w:val="FF0000"/>
              </w:rPr>
            </w:pPr>
            <w:r w:rsidRPr="53EF81CC">
              <w:rPr>
                <w:b/>
                <w:bCs/>
                <w:color w:val="FF0000"/>
              </w:rPr>
              <w:t>Major</w:t>
            </w:r>
            <w:r w:rsidR="02AC911D" w:rsidRPr="003B5805">
              <w:rPr>
                <w:b/>
                <w:color w:val="FF0000"/>
              </w:rPr>
              <w:t xml:space="preserve"> Impact</w:t>
            </w:r>
          </w:p>
        </w:tc>
        <w:tc>
          <w:tcPr>
            <w:tcW w:w="2571" w:type="dxa"/>
            <w:vAlign w:val="center"/>
          </w:tcPr>
          <w:p w14:paraId="458D9F7F" w14:textId="3E9041A3" w:rsidR="7780D27E" w:rsidRPr="003B5805" w:rsidRDefault="095C8CE5" w:rsidP="007E76E5">
            <w:pPr>
              <w:spacing w:after="0" w:line="240" w:lineRule="auto"/>
              <w:jc w:val="both"/>
            </w:pPr>
            <w:r w:rsidRPr="735BF556">
              <w:rPr>
                <w:b/>
                <w:bCs/>
                <w:color w:val="FF0000"/>
              </w:rPr>
              <w:t xml:space="preserve">Almost </w:t>
            </w:r>
            <w:r w:rsidRPr="53EF81CC">
              <w:rPr>
                <w:b/>
                <w:bCs/>
                <w:color w:val="FF0000"/>
              </w:rPr>
              <w:t>Certain</w:t>
            </w:r>
          </w:p>
        </w:tc>
      </w:tr>
      <w:tr w:rsidR="00202224" w14:paraId="2DB273AA" w14:textId="77777777" w:rsidTr="002C4304">
        <w:trPr>
          <w:trHeight w:val="1520"/>
        </w:trPr>
        <w:tc>
          <w:tcPr>
            <w:tcW w:w="2734" w:type="dxa"/>
            <w:vAlign w:val="center"/>
          </w:tcPr>
          <w:p w14:paraId="0FBFD6B9" w14:textId="77777777" w:rsidR="7944E768" w:rsidRPr="003B5805" w:rsidRDefault="7944E768" w:rsidP="007E76E5">
            <w:pPr>
              <w:spacing w:line="240" w:lineRule="auto"/>
              <w:jc w:val="both"/>
              <w:rPr>
                <w:b/>
              </w:rPr>
            </w:pPr>
            <w:r w:rsidRPr="003B5805">
              <w:rPr>
                <w:b/>
              </w:rPr>
              <w:t>Description</w:t>
            </w:r>
          </w:p>
        </w:tc>
        <w:tc>
          <w:tcPr>
            <w:tcW w:w="7528" w:type="dxa"/>
            <w:gridSpan w:val="3"/>
          </w:tcPr>
          <w:p w14:paraId="34D4BD4E" w14:textId="48808250" w:rsidR="7944E768" w:rsidRPr="00BF662B" w:rsidRDefault="1E99EC5B" w:rsidP="007E76E5">
            <w:pPr>
              <w:spacing w:line="240" w:lineRule="auto"/>
              <w:jc w:val="both"/>
              <w:rPr>
                <w:rFonts w:eastAsia="Calibri" w:cstheme="minorHAnsi"/>
              </w:rPr>
            </w:pPr>
            <w:r w:rsidRPr="00BF662B">
              <w:rPr>
                <w:rFonts w:eastAsia="Calibri" w:cstheme="minorHAnsi"/>
              </w:rPr>
              <w:t xml:space="preserve">The development team </w:t>
            </w:r>
            <w:r w:rsidR="3A905B71" w:rsidRPr="00BF662B">
              <w:rPr>
                <w:rFonts w:eastAsia="Calibri" w:cstheme="minorHAnsi"/>
              </w:rPr>
              <w:t>currently lacks familiarity</w:t>
            </w:r>
            <w:r w:rsidRPr="00BF662B">
              <w:rPr>
                <w:rFonts w:eastAsia="Calibri" w:cstheme="minorHAnsi"/>
              </w:rPr>
              <w:t xml:space="preserve"> with </w:t>
            </w:r>
            <w:r w:rsidR="3A905B71" w:rsidRPr="00BF662B">
              <w:rPr>
                <w:rFonts w:eastAsia="Calibri" w:cstheme="minorHAnsi"/>
              </w:rPr>
              <w:t xml:space="preserve">Unity </w:t>
            </w:r>
            <w:r w:rsidRPr="00BF662B">
              <w:rPr>
                <w:rFonts w:eastAsia="Calibri" w:cstheme="minorHAnsi"/>
              </w:rPr>
              <w:t xml:space="preserve">development and </w:t>
            </w:r>
            <w:r w:rsidR="3A905B71" w:rsidRPr="00BF662B">
              <w:rPr>
                <w:rFonts w:eastAsia="Calibri" w:cstheme="minorHAnsi"/>
              </w:rPr>
              <w:t>its associated tools and possesses</w:t>
            </w:r>
            <w:r w:rsidRPr="00BF662B">
              <w:rPr>
                <w:rFonts w:eastAsia="Calibri" w:cstheme="minorHAnsi"/>
              </w:rPr>
              <w:t xml:space="preserve"> limited </w:t>
            </w:r>
            <w:r w:rsidR="3A905B71" w:rsidRPr="00BF662B">
              <w:rPr>
                <w:rFonts w:eastAsia="Calibri" w:cstheme="minorHAnsi"/>
              </w:rPr>
              <w:t>prior</w:t>
            </w:r>
            <w:r w:rsidRPr="00BF662B">
              <w:rPr>
                <w:rFonts w:eastAsia="Calibri" w:cstheme="minorHAnsi"/>
              </w:rPr>
              <w:t xml:space="preserve"> experience with VR</w:t>
            </w:r>
            <w:r w:rsidR="3A905B71" w:rsidRPr="00BF662B">
              <w:rPr>
                <w:rFonts w:eastAsia="Calibri" w:cstheme="minorHAnsi"/>
              </w:rPr>
              <w:t>. This may result in the team overestimating our capabilities</w:t>
            </w:r>
            <w:r w:rsidR="4D04A71D" w:rsidRPr="00BF662B">
              <w:rPr>
                <w:rFonts w:eastAsia="Calibri" w:cstheme="minorHAnsi"/>
              </w:rPr>
              <w:t xml:space="preserve"> and set up goals that are potentially unachievable, </w:t>
            </w:r>
            <w:r w:rsidR="3A905B71" w:rsidRPr="00BF662B">
              <w:rPr>
                <w:rFonts w:eastAsia="Calibri" w:cstheme="minorHAnsi"/>
              </w:rPr>
              <w:t xml:space="preserve">leading to challenges in delivering a product that meets </w:t>
            </w:r>
            <w:r w:rsidR="21E44E68" w:rsidRPr="00BF662B">
              <w:rPr>
                <w:rFonts w:eastAsia="Calibri" w:cstheme="minorHAnsi"/>
              </w:rPr>
              <w:t xml:space="preserve">the </w:t>
            </w:r>
            <w:r w:rsidR="3A905B71" w:rsidRPr="00BF662B">
              <w:rPr>
                <w:rFonts w:eastAsia="Calibri" w:cstheme="minorHAnsi"/>
              </w:rPr>
              <w:t>client's specifications.</w:t>
            </w:r>
          </w:p>
        </w:tc>
      </w:tr>
      <w:tr w:rsidR="00202224" w14:paraId="74D772FC" w14:textId="77777777" w:rsidTr="002C4304">
        <w:trPr>
          <w:trHeight w:val="624"/>
        </w:trPr>
        <w:tc>
          <w:tcPr>
            <w:tcW w:w="2734" w:type="dxa"/>
            <w:vAlign w:val="center"/>
          </w:tcPr>
          <w:p w14:paraId="649A185D" w14:textId="2A0D6379" w:rsidR="761B6308" w:rsidRPr="003B5805" w:rsidRDefault="761B6308" w:rsidP="007E76E5">
            <w:pPr>
              <w:spacing w:line="240" w:lineRule="auto"/>
              <w:jc w:val="both"/>
              <w:rPr>
                <w:b/>
              </w:rPr>
            </w:pPr>
            <w:r w:rsidRPr="003B5805">
              <w:rPr>
                <w:b/>
              </w:rPr>
              <w:t>Mitigation strategy</w:t>
            </w:r>
          </w:p>
        </w:tc>
        <w:tc>
          <w:tcPr>
            <w:tcW w:w="7528" w:type="dxa"/>
            <w:gridSpan w:val="3"/>
          </w:tcPr>
          <w:p w14:paraId="53C42FDB" w14:textId="3FF361CC" w:rsidR="7944E768" w:rsidRPr="003B5805" w:rsidRDefault="39FA515D" w:rsidP="007E76E5">
            <w:pPr>
              <w:spacing w:after="0" w:line="240" w:lineRule="auto"/>
              <w:jc w:val="both"/>
            </w:pPr>
            <w:r w:rsidRPr="003B5805">
              <w:t xml:space="preserve">We will ensure that each team member has a level of interest </w:t>
            </w:r>
            <w:r w:rsidR="18462875" w:rsidRPr="003B5805">
              <w:t xml:space="preserve">on their relevant areas </w:t>
            </w:r>
            <w:r w:rsidRPr="003B5805">
              <w:t xml:space="preserve">where </w:t>
            </w:r>
            <w:r w:rsidR="68C7DC92" w:rsidRPr="003B5805">
              <w:t>feasible. E</w:t>
            </w:r>
            <w:r w:rsidR="154E8C89" w:rsidRPr="003B5805">
              <w:t>ach member</w:t>
            </w:r>
            <w:r w:rsidRPr="003B5805">
              <w:t xml:space="preserve"> </w:t>
            </w:r>
            <w:r w:rsidR="1872254C" w:rsidRPr="003B5805">
              <w:t xml:space="preserve">will also </w:t>
            </w:r>
            <w:r w:rsidRPr="003B5805">
              <w:t xml:space="preserve">perform </w:t>
            </w:r>
            <w:r w:rsidR="1E8FCEEC" w:rsidRPr="003B5805">
              <w:t>individual</w:t>
            </w:r>
            <w:r w:rsidRPr="003B5805">
              <w:t xml:space="preserve"> researc</w:t>
            </w:r>
            <w:r w:rsidR="5125EF68" w:rsidRPr="003B5805">
              <w:t>h</w:t>
            </w:r>
            <w:r w:rsidR="328214A5" w:rsidRPr="003B5805">
              <w:t xml:space="preserve"> on their assigned roles to build </w:t>
            </w:r>
            <w:r w:rsidR="328214A5" w:rsidRPr="00BF662B">
              <w:rPr>
                <w:rFonts w:eastAsia="Calibri" w:cstheme="minorHAnsi"/>
              </w:rPr>
              <w:t>familiarity and proficiency for implementation during the development process.</w:t>
            </w:r>
          </w:p>
        </w:tc>
      </w:tr>
    </w:tbl>
    <w:p w14:paraId="12D00E27" w14:textId="059B123B" w:rsidR="7944E768" w:rsidRDefault="7944E768" w:rsidP="00BD6ACB">
      <w:pPr>
        <w:jc w:val="both"/>
      </w:pPr>
    </w:p>
    <w:tbl>
      <w:tblPr>
        <w:tblW w:w="1026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90"/>
        <w:gridCol w:w="2973"/>
        <w:gridCol w:w="2433"/>
        <w:gridCol w:w="2567"/>
      </w:tblGrid>
      <w:tr w:rsidR="00A81FAC" w14:paraId="237C2D8C" w14:textId="77777777" w:rsidTr="00C76E0D">
        <w:trPr>
          <w:trHeight w:val="421"/>
        </w:trPr>
        <w:tc>
          <w:tcPr>
            <w:tcW w:w="5263" w:type="dxa"/>
            <w:gridSpan w:val="2"/>
            <w:vAlign w:val="center"/>
          </w:tcPr>
          <w:p w14:paraId="3B0F41C7" w14:textId="25A74957" w:rsidR="761B6308" w:rsidRDefault="6C94A0B6" w:rsidP="007E76E5">
            <w:pPr>
              <w:spacing w:after="0" w:line="240" w:lineRule="auto"/>
              <w:jc w:val="both"/>
            </w:pPr>
            <w:r w:rsidRPr="00B22389">
              <w:rPr>
                <w:b/>
              </w:rPr>
              <w:t>R2</w:t>
            </w:r>
            <w:r w:rsidR="761B6308" w:rsidRPr="00B22389">
              <w:rPr>
                <w:b/>
              </w:rPr>
              <w:t xml:space="preserve"> Hardware limitations</w:t>
            </w:r>
          </w:p>
        </w:tc>
        <w:tc>
          <w:tcPr>
            <w:tcW w:w="2433" w:type="dxa"/>
            <w:vAlign w:val="center"/>
          </w:tcPr>
          <w:p w14:paraId="58187245" w14:textId="453D9E21" w:rsidR="7944E768" w:rsidRPr="00B22389" w:rsidRDefault="1E299FBD" w:rsidP="4C3DA19D">
            <w:pPr>
              <w:spacing w:line="240" w:lineRule="auto"/>
              <w:jc w:val="both"/>
              <w:rPr>
                <w:b/>
                <w:bCs/>
                <w:color w:val="FF0000"/>
              </w:rPr>
            </w:pPr>
            <w:r w:rsidRPr="4C3DA19D">
              <w:rPr>
                <w:b/>
                <w:bCs/>
                <w:color w:val="FF0000"/>
              </w:rPr>
              <w:t>M</w:t>
            </w:r>
            <w:r w:rsidR="6352B76D" w:rsidRPr="4C3DA19D">
              <w:rPr>
                <w:b/>
                <w:bCs/>
                <w:color w:val="FF0000"/>
              </w:rPr>
              <w:t xml:space="preserve">ajor </w:t>
            </w:r>
            <w:r w:rsidR="7944E768" w:rsidRPr="4C3DA19D">
              <w:rPr>
                <w:b/>
                <w:bCs/>
                <w:color w:val="FF0000"/>
              </w:rPr>
              <w:t>Impact</w:t>
            </w:r>
          </w:p>
        </w:tc>
        <w:tc>
          <w:tcPr>
            <w:tcW w:w="2566" w:type="dxa"/>
            <w:vAlign w:val="center"/>
          </w:tcPr>
          <w:p w14:paraId="6147F2EB" w14:textId="2A1C0CEA" w:rsidR="344F60B6" w:rsidRPr="00B22389" w:rsidRDefault="344F60B6" w:rsidP="007E76E5">
            <w:pPr>
              <w:spacing w:line="240" w:lineRule="auto"/>
              <w:jc w:val="both"/>
              <w:rPr>
                <w:b/>
                <w:color w:val="FF0000"/>
              </w:rPr>
            </w:pPr>
            <w:r w:rsidRPr="00B22389">
              <w:rPr>
                <w:b/>
                <w:color w:val="ED7D31" w:themeColor="accent2"/>
              </w:rPr>
              <w:t>Likely</w:t>
            </w:r>
          </w:p>
        </w:tc>
      </w:tr>
      <w:tr w:rsidR="00F309D9" w14:paraId="3FC8A3F1" w14:textId="77777777" w:rsidTr="00C76E0D">
        <w:trPr>
          <w:trHeight w:val="605"/>
        </w:trPr>
        <w:tc>
          <w:tcPr>
            <w:tcW w:w="2290" w:type="dxa"/>
            <w:vAlign w:val="center"/>
          </w:tcPr>
          <w:p w14:paraId="67AF7216" w14:textId="77777777" w:rsidR="7944E768" w:rsidRPr="00B22389" w:rsidRDefault="7944E768" w:rsidP="007E76E5">
            <w:pPr>
              <w:spacing w:line="240" w:lineRule="auto"/>
              <w:jc w:val="both"/>
              <w:rPr>
                <w:b/>
              </w:rPr>
            </w:pPr>
            <w:r w:rsidRPr="00B22389">
              <w:rPr>
                <w:b/>
              </w:rPr>
              <w:t>Description</w:t>
            </w:r>
          </w:p>
        </w:tc>
        <w:tc>
          <w:tcPr>
            <w:tcW w:w="7973" w:type="dxa"/>
            <w:gridSpan w:val="3"/>
          </w:tcPr>
          <w:p w14:paraId="2D2EF77B" w14:textId="741E8C6E" w:rsidR="7944E768" w:rsidRDefault="54F4B921" w:rsidP="007E76E5">
            <w:pPr>
              <w:spacing w:line="240" w:lineRule="auto"/>
              <w:jc w:val="both"/>
            </w:pPr>
            <w:r w:rsidRPr="00BF662B">
              <w:rPr>
                <w:rFonts w:eastAsia="Calibri" w:cstheme="minorHAnsi"/>
              </w:rPr>
              <w:t>There is a concern that the</w:t>
            </w:r>
            <w:r w:rsidR="638623E1" w:rsidRPr="00BF662B">
              <w:rPr>
                <w:rFonts w:eastAsia="Calibri" w:cstheme="minorHAnsi"/>
              </w:rPr>
              <w:t xml:space="preserve"> target computer may </w:t>
            </w:r>
            <w:r w:rsidRPr="00BF662B">
              <w:rPr>
                <w:rFonts w:eastAsia="Calibri" w:cstheme="minorHAnsi"/>
              </w:rPr>
              <w:t>struggle</w:t>
            </w:r>
            <w:r w:rsidR="638623E1" w:rsidRPr="00BF662B">
              <w:rPr>
                <w:rFonts w:eastAsia="Calibri" w:cstheme="minorHAnsi"/>
              </w:rPr>
              <w:t xml:space="preserve"> to maintain a consistent framerate in VR, </w:t>
            </w:r>
            <w:r w:rsidRPr="00BF662B">
              <w:rPr>
                <w:rFonts w:eastAsia="Calibri" w:cstheme="minorHAnsi"/>
              </w:rPr>
              <w:t>leading to</w:t>
            </w:r>
            <w:r w:rsidR="638623E1" w:rsidRPr="00BF662B">
              <w:rPr>
                <w:rFonts w:eastAsia="Calibri" w:cstheme="minorHAnsi"/>
              </w:rPr>
              <w:t xml:space="preserve"> </w:t>
            </w:r>
            <w:r w:rsidR="0E4FE8C6" w:rsidRPr="00BF662B">
              <w:rPr>
                <w:rFonts w:eastAsia="Calibri" w:cstheme="minorHAnsi"/>
              </w:rPr>
              <w:t>noticeable</w:t>
            </w:r>
            <w:r w:rsidR="638623E1" w:rsidRPr="00BF662B">
              <w:rPr>
                <w:rFonts w:eastAsia="Calibri" w:cstheme="minorHAnsi"/>
              </w:rPr>
              <w:t xml:space="preserve"> jittering or screen tearing that </w:t>
            </w:r>
            <w:r w:rsidRPr="00BF662B">
              <w:rPr>
                <w:rFonts w:eastAsia="Calibri" w:cstheme="minorHAnsi"/>
              </w:rPr>
              <w:t>could adversely impact the</w:t>
            </w:r>
            <w:r w:rsidR="638623E1" w:rsidRPr="00BF662B">
              <w:rPr>
                <w:rFonts w:eastAsia="Calibri" w:cstheme="minorHAnsi"/>
              </w:rPr>
              <w:t xml:space="preserve"> user experience</w:t>
            </w:r>
            <w:r w:rsidRPr="00BF662B">
              <w:rPr>
                <w:rFonts w:eastAsia="Calibri" w:cstheme="minorHAnsi"/>
              </w:rPr>
              <w:t>. Additionally, the client has expressed frustration with the device-based pairing system of the Fitbit Versa2, which poses usability challenges.</w:t>
            </w:r>
          </w:p>
        </w:tc>
      </w:tr>
      <w:tr w:rsidR="00F309D9" w14:paraId="2764545B" w14:textId="77777777" w:rsidTr="00C76E0D">
        <w:trPr>
          <w:trHeight w:val="605"/>
        </w:trPr>
        <w:tc>
          <w:tcPr>
            <w:tcW w:w="2290" w:type="dxa"/>
            <w:vAlign w:val="center"/>
          </w:tcPr>
          <w:p w14:paraId="15C17237" w14:textId="2A0D6379" w:rsidR="7944E768" w:rsidRPr="00B22389" w:rsidRDefault="7944E768" w:rsidP="007E76E5">
            <w:pPr>
              <w:spacing w:line="240" w:lineRule="auto"/>
              <w:jc w:val="both"/>
              <w:rPr>
                <w:b/>
              </w:rPr>
            </w:pPr>
            <w:r w:rsidRPr="00B22389">
              <w:rPr>
                <w:b/>
              </w:rPr>
              <w:t>Mitigation strategy</w:t>
            </w:r>
          </w:p>
        </w:tc>
        <w:tc>
          <w:tcPr>
            <w:tcW w:w="7973" w:type="dxa"/>
            <w:gridSpan w:val="3"/>
          </w:tcPr>
          <w:p w14:paraId="42A5B921" w14:textId="5947F7DC" w:rsidR="7944E768" w:rsidRPr="00B22389" w:rsidRDefault="02AED36B" w:rsidP="007E76E5">
            <w:pPr>
              <w:spacing w:line="240" w:lineRule="auto"/>
              <w:jc w:val="both"/>
            </w:pPr>
            <w:r w:rsidRPr="00B22389">
              <w:t>We will request</w:t>
            </w:r>
            <w:r w:rsidR="00134C14">
              <w:t xml:space="preserve"> a list of the available hardware from the client to allow us to design our software to the capabilities of the available hardware.</w:t>
            </w:r>
          </w:p>
        </w:tc>
      </w:tr>
    </w:tbl>
    <w:p w14:paraId="282319DD" w14:textId="745F9B8D" w:rsidR="7F00C478" w:rsidRDefault="7F00C478" w:rsidP="7F00C478">
      <w:pPr>
        <w:jc w:val="both"/>
      </w:pPr>
    </w:p>
    <w:p w14:paraId="4100E5FA" w14:textId="77777777" w:rsidR="002C4304" w:rsidRDefault="002C4304" w:rsidP="7F00C478">
      <w:pPr>
        <w:jc w:val="both"/>
      </w:pPr>
    </w:p>
    <w:p w14:paraId="7EE76688" w14:textId="77777777" w:rsidR="002C4304" w:rsidRDefault="002C4304" w:rsidP="7F00C478">
      <w:pPr>
        <w:jc w:val="both"/>
      </w:pPr>
    </w:p>
    <w:p w14:paraId="004572CD" w14:textId="77777777" w:rsidR="002C4304" w:rsidRDefault="002C4304" w:rsidP="7F00C478">
      <w:pPr>
        <w:jc w:val="both"/>
      </w:pPr>
    </w:p>
    <w:tbl>
      <w:tblPr>
        <w:tblW w:w="1017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2932"/>
        <w:gridCol w:w="2412"/>
        <w:gridCol w:w="2544"/>
      </w:tblGrid>
      <w:tr w:rsidR="00121119" w14:paraId="5D554BE4" w14:textId="77777777" w:rsidTr="00C76E0D">
        <w:trPr>
          <w:trHeight w:val="628"/>
        </w:trPr>
        <w:tc>
          <w:tcPr>
            <w:tcW w:w="5217" w:type="dxa"/>
            <w:gridSpan w:val="2"/>
            <w:vAlign w:val="center"/>
          </w:tcPr>
          <w:p w14:paraId="482DD7B4" w14:textId="42D200BF" w:rsidR="7944E768" w:rsidRPr="00134C14" w:rsidRDefault="60FC751A" w:rsidP="007E76E5">
            <w:pPr>
              <w:spacing w:after="0" w:line="240" w:lineRule="auto"/>
              <w:jc w:val="both"/>
              <w:rPr>
                <w:b/>
              </w:rPr>
            </w:pPr>
            <w:r w:rsidRPr="00134C14">
              <w:rPr>
                <w:b/>
              </w:rPr>
              <w:t>R</w:t>
            </w:r>
            <w:r w:rsidR="4D41A8E4" w:rsidRPr="00134C14">
              <w:rPr>
                <w:b/>
              </w:rPr>
              <w:t>3</w:t>
            </w:r>
            <w:r w:rsidR="7944E768" w:rsidRPr="00134C14">
              <w:rPr>
                <w:b/>
              </w:rPr>
              <w:t xml:space="preserve"> </w:t>
            </w:r>
            <w:r w:rsidR="03A7125E" w:rsidRPr="00134C14">
              <w:rPr>
                <w:b/>
              </w:rPr>
              <w:t xml:space="preserve">Poor </w:t>
            </w:r>
            <w:r w:rsidR="4D02B264" w:rsidRPr="00134C14">
              <w:rPr>
                <w:b/>
              </w:rPr>
              <w:t xml:space="preserve">quality of </w:t>
            </w:r>
            <w:r w:rsidR="03A7125E" w:rsidRPr="00134C14">
              <w:rPr>
                <w:b/>
              </w:rPr>
              <w:t xml:space="preserve">base </w:t>
            </w:r>
            <w:r w:rsidR="165BDC8E" w:rsidRPr="00134C14">
              <w:rPr>
                <w:b/>
              </w:rPr>
              <w:t xml:space="preserve">Unity </w:t>
            </w:r>
            <w:r w:rsidR="03A7125E" w:rsidRPr="00134C14">
              <w:rPr>
                <w:b/>
              </w:rPr>
              <w:t>project</w:t>
            </w:r>
          </w:p>
        </w:tc>
        <w:tc>
          <w:tcPr>
            <w:tcW w:w="2412" w:type="dxa"/>
            <w:vAlign w:val="center"/>
          </w:tcPr>
          <w:p w14:paraId="0643650E" w14:textId="6F7B6F01" w:rsidR="7944E768" w:rsidRPr="00134C14" w:rsidRDefault="3071EE92" w:rsidP="4C3DA19D">
            <w:pPr>
              <w:spacing w:line="240" w:lineRule="auto"/>
              <w:jc w:val="both"/>
              <w:rPr>
                <w:b/>
                <w:bCs/>
                <w:color w:val="ED7D31" w:themeColor="accent2"/>
              </w:rPr>
            </w:pPr>
            <w:r w:rsidRPr="4C3DA19D">
              <w:rPr>
                <w:b/>
                <w:bCs/>
                <w:color w:val="ED7D31" w:themeColor="accent2"/>
              </w:rPr>
              <w:t xml:space="preserve">Moderate </w:t>
            </w:r>
            <w:r w:rsidR="25399CFF" w:rsidRPr="4C3DA19D">
              <w:rPr>
                <w:b/>
                <w:bCs/>
                <w:color w:val="ED7D31" w:themeColor="accent2"/>
              </w:rPr>
              <w:t>Impact</w:t>
            </w:r>
          </w:p>
        </w:tc>
        <w:tc>
          <w:tcPr>
            <w:tcW w:w="2544" w:type="dxa"/>
            <w:vAlign w:val="center"/>
          </w:tcPr>
          <w:p w14:paraId="71DE064B" w14:textId="19A48C07" w:rsidR="7944E768" w:rsidRPr="00134C14" w:rsidRDefault="49A0EFDB" w:rsidP="007E76E5">
            <w:pPr>
              <w:spacing w:after="0" w:line="240" w:lineRule="auto"/>
              <w:jc w:val="both"/>
            </w:pPr>
            <w:r w:rsidRPr="570838B5">
              <w:rPr>
                <w:b/>
                <w:bCs/>
                <w:color w:val="FF0000"/>
              </w:rPr>
              <w:t xml:space="preserve">Almost </w:t>
            </w:r>
            <w:r w:rsidRPr="4AE42DDD">
              <w:rPr>
                <w:b/>
                <w:bCs/>
                <w:color w:val="FF0000"/>
              </w:rPr>
              <w:t>Certain</w:t>
            </w:r>
          </w:p>
        </w:tc>
      </w:tr>
      <w:tr w:rsidR="00A81FAC" w14:paraId="521872DA" w14:textId="77777777" w:rsidTr="00C76E0D">
        <w:trPr>
          <w:trHeight w:val="628"/>
        </w:trPr>
        <w:tc>
          <w:tcPr>
            <w:tcW w:w="2285" w:type="dxa"/>
            <w:vAlign w:val="center"/>
          </w:tcPr>
          <w:p w14:paraId="1B352FD5" w14:textId="77777777" w:rsidR="7944E768" w:rsidRPr="00134C14" w:rsidRDefault="7944E768" w:rsidP="007E76E5">
            <w:pPr>
              <w:spacing w:line="240" w:lineRule="auto"/>
              <w:jc w:val="both"/>
              <w:rPr>
                <w:b/>
              </w:rPr>
            </w:pPr>
            <w:r w:rsidRPr="00134C14">
              <w:rPr>
                <w:b/>
              </w:rPr>
              <w:t>Description</w:t>
            </w:r>
          </w:p>
        </w:tc>
        <w:tc>
          <w:tcPr>
            <w:tcW w:w="7888" w:type="dxa"/>
            <w:gridSpan w:val="3"/>
          </w:tcPr>
          <w:p w14:paraId="6328F4B7" w14:textId="79E931AF" w:rsidR="7944E768" w:rsidRPr="00134C14" w:rsidRDefault="0BEC7A2B" w:rsidP="007E76E5">
            <w:pPr>
              <w:spacing w:line="240" w:lineRule="auto"/>
              <w:jc w:val="both"/>
            </w:pPr>
            <w:r w:rsidRPr="00134C14">
              <w:t xml:space="preserve">The </w:t>
            </w:r>
            <w:r w:rsidR="131913DE" w:rsidRPr="00134C14">
              <w:t xml:space="preserve">client has provided a </w:t>
            </w:r>
            <w:r w:rsidR="00134C14" w:rsidRPr="00134C14">
              <w:t>pre-existing</w:t>
            </w:r>
            <w:r w:rsidRPr="00134C14">
              <w:t xml:space="preserve"> Unity project </w:t>
            </w:r>
            <w:r w:rsidR="6DA18A29" w:rsidRPr="00134C14">
              <w:t>for us</w:t>
            </w:r>
            <w:r w:rsidR="4282BD74" w:rsidRPr="00134C14">
              <w:t xml:space="preserve"> to</w:t>
            </w:r>
            <w:r w:rsidR="131913DE" w:rsidRPr="00134C14">
              <w:t xml:space="preserve"> inherit</w:t>
            </w:r>
            <w:r w:rsidR="648A82BF" w:rsidRPr="00134C14">
              <w:t xml:space="preserve">. </w:t>
            </w:r>
            <w:r w:rsidR="5B31D460" w:rsidRPr="00134C14">
              <w:t>However,</w:t>
            </w:r>
            <w:r w:rsidRPr="00134C14">
              <w:t xml:space="preserve"> the </w:t>
            </w:r>
            <w:r w:rsidR="131913DE" w:rsidRPr="00134C14">
              <w:t xml:space="preserve">project is </w:t>
            </w:r>
            <w:r w:rsidR="4AAD1EBB" w:rsidRPr="00134C14">
              <w:t>largely</w:t>
            </w:r>
            <w:r w:rsidR="131913DE" w:rsidRPr="00134C14">
              <w:t xml:space="preserve"> </w:t>
            </w:r>
            <w:r w:rsidR="3D78C275" w:rsidRPr="00134C14">
              <w:t>non-functional,</w:t>
            </w:r>
            <w:r w:rsidR="75EC4419" w:rsidRPr="00134C14">
              <w:t xml:space="preserve"> and the </w:t>
            </w:r>
            <w:r w:rsidR="5245C586" w:rsidRPr="00134C14">
              <w:t>client has</w:t>
            </w:r>
            <w:r w:rsidR="75EC4419" w:rsidRPr="00134C14">
              <w:t xml:space="preserve"> described </w:t>
            </w:r>
            <w:r w:rsidR="47DDC05F" w:rsidRPr="00134C14">
              <w:t xml:space="preserve">its VR </w:t>
            </w:r>
            <w:r w:rsidR="5A61FFBE" w:rsidRPr="00134C14">
              <w:t>environments</w:t>
            </w:r>
            <w:r w:rsidR="131913DE" w:rsidRPr="00134C14">
              <w:t xml:space="preserve"> </w:t>
            </w:r>
            <w:r w:rsidR="75EC4419" w:rsidRPr="00134C14">
              <w:t xml:space="preserve">as </w:t>
            </w:r>
            <w:r w:rsidR="66CA6446" w:rsidRPr="00134C14">
              <w:t>being</w:t>
            </w:r>
            <w:r w:rsidR="131913DE" w:rsidRPr="00134C14">
              <w:t xml:space="preserve"> </w:t>
            </w:r>
            <w:r w:rsidR="75EC4419" w:rsidRPr="00134C14">
              <w:t>“creepy</w:t>
            </w:r>
            <w:r w:rsidR="6BCF0535" w:rsidRPr="00134C14">
              <w:t>”</w:t>
            </w:r>
            <w:r w:rsidR="6F91B308" w:rsidRPr="00134C14">
              <w:t>.</w:t>
            </w:r>
          </w:p>
        </w:tc>
      </w:tr>
      <w:tr w:rsidR="00A81FAC" w14:paraId="3411F884" w14:textId="77777777" w:rsidTr="00C76E0D">
        <w:trPr>
          <w:trHeight w:val="628"/>
        </w:trPr>
        <w:tc>
          <w:tcPr>
            <w:tcW w:w="2285" w:type="dxa"/>
            <w:vAlign w:val="center"/>
          </w:tcPr>
          <w:p w14:paraId="53B67A29" w14:textId="2A0D6379" w:rsidR="7944E768" w:rsidRPr="00134C14" w:rsidRDefault="7944E768" w:rsidP="007E76E5">
            <w:pPr>
              <w:spacing w:line="240" w:lineRule="auto"/>
              <w:jc w:val="both"/>
              <w:rPr>
                <w:b/>
              </w:rPr>
            </w:pPr>
            <w:r w:rsidRPr="00134C14">
              <w:rPr>
                <w:b/>
              </w:rPr>
              <w:t>Mitigation strategy</w:t>
            </w:r>
          </w:p>
        </w:tc>
        <w:tc>
          <w:tcPr>
            <w:tcW w:w="7888" w:type="dxa"/>
            <w:gridSpan w:val="3"/>
          </w:tcPr>
          <w:p w14:paraId="4BB524BA" w14:textId="47F4F5E0" w:rsidR="7944E768" w:rsidRPr="00134C14" w:rsidRDefault="40FBFDC0" w:rsidP="007E76E5">
            <w:pPr>
              <w:spacing w:line="240" w:lineRule="auto"/>
              <w:jc w:val="both"/>
            </w:pPr>
            <w:r w:rsidRPr="00134C14">
              <w:t xml:space="preserve">We will </w:t>
            </w:r>
            <w:r w:rsidR="2DF6BF1D" w:rsidRPr="00134C14">
              <w:t xml:space="preserve">aim to </w:t>
            </w:r>
            <w:r w:rsidRPr="00134C14">
              <w:t xml:space="preserve">remake the </w:t>
            </w:r>
            <w:r w:rsidR="65217198" w:rsidRPr="00134C14">
              <w:t>environment</w:t>
            </w:r>
            <w:r w:rsidR="6B8F8E71" w:rsidRPr="00134C14">
              <w:t xml:space="preserve"> </w:t>
            </w:r>
            <w:r w:rsidR="58B54A60" w:rsidRPr="00134C14">
              <w:t xml:space="preserve">for the project </w:t>
            </w:r>
            <w:r w:rsidR="6B8F8E71" w:rsidRPr="00134C14">
              <w:t xml:space="preserve">in a low-poly </w:t>
            </w:r>
            <w:r w:rsidR="1289F097" w:rsidRPr="00134C14">
              <w:t>style and bring it to a functional state</w:t>
            </w:r>
            <w:r w:rsidR="19F8602B" w:rsidRPr="00134C14">
              <w:t>.</w:t>
            </w:r>
          </w:p>
        </w:tc>
      </w:tr>
    </w:tbl>
    <w:p w14:paraId="19C3DD57" w14:textId="0A892EFA" w:rsidR="7944E768" w:rsidRDefault="7944E768" w:rsidP="00BD6ACB">
      <w:pPr>
        <w:jc w:val="both"/>
      </w:pPr>
    </w:p>
    <w:tbl>
      <w:tblPr>
        <w:tblW w:w="1017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4"/>
        <w:gridCol w:w="2963"/>
        <w:gridCol w:w="2412"/>
        <w:gridCol w:w="2544"/>
      </w:tblGrid>
      <w:tr w:rsidR="00A81FAC" w14:paraId="48624695" w14:textId="77777777" w:rsidTr="00C76E0D">
        <w:trPr>
          <w:trHeight w:val="463"/>
        </w:trPr>
        <w:tc>
          <w:tcPr>
            <w:tcW w:w="5217" w:type="dxa"/>
            <w:gridSpan w:val="2"/>
            <w:vAlign w:val="center"/>
          </w:tcPr>
          <w:p w14:paraId="2B554E3C" w14:textId="68676968" w:rsidR="7944E768" w:rsidRDefault="60FC751A" w:rsidP="007E76E5">
            <w:pPr>
              <w:spacing w:after="0" w:line="240" w:lineRule="auto"/>
              <w:jc w:val="both"/>
            </w:pPr>
            <w:r w:rsidRPr="00500273">
              <w:rPr>
                <w:b/>
              </w:rPr>
              <w:t>R</w:t>
            </w:r>
            <w:r w:rsidR="2FDFAF00" w:rsidRPr="00500273">
              <w:rPr>
                <w:b/>
              </w:rPr>
              <w:t>4</w:t>
            </w:r>
            <w:r w:rsidR="4CDDF946" w:rsidRPr="00500273">
              <w:rPr>
                <w:b/>
              </w:rPr>
              <w:t xml:space="preserve"> </w:t>
            </w:r>
            <w:r w:rsidR="224FD030" w:rsidRPr="00500273">
              <w:rPr>
                <w:b/>
              </w:rPr>
              <w:t>Limitations of</w:t>
            </w:r>
            <w:r w:rsidR="4CDDF946" w:rsidRPr="00500273">
              <w:rPr>
                <w:b/>
              </w:rPr>
              <w:t xml:space="preserve"> external API</w:t>
            </w:r>
          </w:p>
        </w:tc>
        <w:tc>
          <w:tcPr>
            <w:tcW w:w="2412" w:type="dxa"/>
            <w:vAlign w:val="center"/>
          </w:tcPr>
          <w:p w14:paraId="11A00A72" w14:textId="66504922" w:rsidR="7944E768" w:rsidRPr="00500273" w:rsidRDefault="7727B722" w:rsidP="4C3DA19D">
            <w:pPr>
              <w:spacing w:line="240" w:lineRule="auto"/>
              <w:jc w:val="both"/>
              <w:rPr>
                <w:b/>
                <w:bCs/>
                <w:color w:val="FF0000"/>
              </w:rPr>
            </w:pPr>
            <w:r w:rsidRPr="4C3DA19D">
              <w:rPr>
                <w:b/>
                <w:bCs/>
                <w:color w:val="FF0000"/>
              </w:rPr>
              <w:t xml:space="preserve">Severe </w:t>
            </w:r>
            <w:r w:rsidR="7944E768" w:rsidRPr="4C3DA19D">
              <w:rPr>
                <w:b/>
                <w:bCs/>
                <w:color w:val="FF0000"/>
              </w:rPr>
              <w:t>Impact</w:t>
            </w:r>
          </w:p>
        </w:tc>
        <w:tc>
          <w:tcPr>
            <w:tcW w:w="2544" w:type="dxa"/>
            <w:vAlign w:val="center"/>
          </w:tcPr>
          <w:p w14:paraId="3BD78026" w14:textId="7912F9DC" w:rsidR="63051AAA" w:rsidRPr="00500273" w:rsidRDefault="63051AAA" w:rsidP="007E76E5">
            <w:pPr>
              <w:spacing w:line="240" w:lineRule="auto"/>
              <w:jc w:val="both"/>
              <w:rPr>
                <w:b/>
                <w:color w:val="ED7D31" w:themeColor="accent2"/>
              </w:rPr>
            </w:pPr>
            <w:r w:rsidRPr="00500273">
              <w:rPr>
                <w:b/>
                <w:color w:val="ED7D31" w:themeColor="accent2"/>
              </w:rPr>
              <w:t>Likely</w:t>
            </w:r>
          </w:p>
        </w:tc>
      </w:tr>
      <w:tr w:rsidR="00984E65" w14:paraId="1EA35C22" w14:textId="77777777" w:rsidTr="00C76E0D">
        <w:trPr>
          <w:trHeight w:val="620"/>
        </w:trPr>
        <w:tc>
          <w:tcPr>
            <w:tcW w:w="2254" w:type="dxa"/>
            <w:vAlign w:val="center"/>
          </w:tcPr>
          <w:p w14:paraId="00CB2AC7" w14:textId="77777777" w:rsidR="7944E768" w:rsidRPr="00500273" w:rsidRDefault="7944E768" w:rsidP="007E76E5">
            <w:pPr>
              <w:spacing w:line="240" w:lineRule="auto"/>
              <w:jc w:val="both"/>
              <w:rPr>
                <w:b/>
              </w:rPr>
            </w:pPr>
            <w:r w:rsidRPr="00500273">
              <w:rPr>
                <w:b/>
              </w:rPr>
              <w:t>Description</w:t>
            </w:r>
          </w:p>
        </w:tc>
        <w:tc>
          <w:tcPr>
            <w:tcW w:w="7919" w:type="dxa"/>
            <w:gridSpan w:val="3"/>
          </w:tcPr>
          <w:p w14:paraId="344B02F1" w14:textId="1ABA328F" w:rsidR="145BCF39" w:rsidRPr="00500273" w:rsidRDefault="60A02A37" w:rsidP="007E76E5">
            <w:pPr>
              <w:spacing w:line="240" w:lineRule="auto"/>
              <w:jc w:val="both"/>
            </w:pPr>
            <w:r w:rsidRPr="00500273">
              <w:t xml:space="preserve">The client has proposed the use of a Fitbit Versa2 as a method of tracking user heart rate data. </w:t>
            </w:r>
            <w:r w:rsidR="301740BD" w:rsidRPr="00500273">
              <w:t>However, implementing this method poses additional challenges due to the restrictive nature of the Fitbit API when integrating it into a desktop application.</w:t>
            </w:r>
          </w:p>
        </w:tc>
      </w:tr>
      <w:tr w:rsidR="00984E65" w14:paraId="0D83EA74" w14:textId="77777777" w:rsidTr="00C76E0D">
        <w:trPr>
          <w:trHeight w:val="620"/>
        </w:trPr>
        <w:tc>
          <w:tcPr>
            <w:tcW w:w="2254" w:type="dxa"/>
            <w:vAlign w:val="center"/>
          </w:tcPr>
          <w:p w14:paraId="719B449D" w14:textId="2A0D6379" w:rsidR="7944E768" w:rsidRPr="00500273" w:rsidRDefault="7944E768" w:rsidP="007E76E5">
            <w:pPr>
              <w:spacing w:line="240" w:lineRule="auto"/>
              <w:jc w:val="both"/>
              <w:rPr>
                <w:b/>
              </w:rPr>
            </w:pPr>
            <w:r w:rsidRPr="00500273">
              <w:rPr>
                <w:b/>
              </w:rPr>
              <w:t>Mitigation strategy</w:t>
            </w:r>
          </w:p>
        </w:tc>
        <w:tc>
          <w:tcPr>
            <w:tcW w:w="7919" w:type="dxa"/>
            <w:gridSpan w:val="3"/>
          </w:tcPr>
          <w:p w14:paraId="2448757D" w14:textId="5B0B6107" w:rsidR="648A16A0" w:rsidRPr="00500273" w:rsidRDefault="264AFF19" w:rsidP="007E76E5">
            <w:pPr>
              <w:spacing w:after="0" w:line="240" w:lineRule="auto"/>
              <w:jc w:val="both"/>
            </w:pPr>
            <w:r w:rsidRPr="00500273">
              <w:t>We will inquire</w:t>
            </w:r>
            <w:r w:rsidR="5BAC830D" w:rsidRPr="00500273">
              <w:t xml:space="preserve"> the client</w:t>
            </w:r>
            <w:r w:rsidRPr="00500273">
              <w:t xml:space="preserve"> on the possibility of using </w:t>
            </w:r>
            <w:r w:rsidR="1A1AB6AC" w:rsidRPr="00500273">
              <w:t xml:space="preserve">other methods to track the user’s heart rate data. </w:t>
            </w:r>
          </w:p>
        </w:tc>
      </w:tr>
    </w:tbl>
    <w:p w14:paraId="47CE8940" w14:textId="77777777" w:rsidR="008759A9" w:rsidRDefault="008759A9" w:rsidP="00BD6ACB">
      <w:pPr>
        <w:jc w:val="both"/>
      </w:pPr>
    </w:p>
    <w:tbl>
      <w:tblPr>
        <w:tblW w:w="1020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0"/>
        <w:gridCol w:w="2994"/>
        <w:gridCol w:w="2431"/>
        <w:gridCol w:w="2548"/>
      </w:tblGrid>
      <w:tr w:rsidR="00202224" w14:paraId="41355EF9" w14:textId="77777777" w:rsidTr="1E37719F">
        <w:trPr>
          <w:trHeight w:val="422"/>
        </w:trPr>
        <w:tc>
          <w:tcPr>
            <w:tcW w:w="5224" w:type="dxa"/>
            <w:gridSpan w:val="2"/>
            <w:vAlign w:val="center"/>
          </w:tcPr>
          <w:p w14:paraId="19922757" w14:textId="2BDA6C83" w:rsidR="7944E768" w:rsidRPr="00500273" w:rsidRDefault="60FC751A" w:rsidP="007E76E5">
            <w:pPr>
              <w:spacing w:after="0" w:line="240" w:lineRule="auto"/>
              <w:jc w:val="both"/>
              <w:rPr>
                <w:b/>
              </w:rPr>
            </w:pPr>
            <w:r w:rsidRPr="00500273">
              <w:rPr>
                <w:b/>
              </w:rPr>
              <w:t>R</w:t>
            </w:r>
            <w:r w:rsidR="7397649C" w:rsidRPr="00500273">
              <w:rPr>
                <w:b/>
              </w:rPr>
              <w:t>5</w:t>
            </w:r>
            <w:r w:rsidR="7944E768" w:rsidRPr="00500273">
              <w:rPr>
                <w:b/>
              </w:rPr>
              <w:t xml:space="preserve"> </w:t>
            </w:r>
            <w:r w:rsidR="2B3E2A69" w:rsidRPr="00500273">
              <w:rPr>
                <w:b/>
              </w:rPr>
              <w:t>S</w:t>
            </w:r>
            <w:r w:rsidR="234DD5CF" w:rsidRPr="00500273">
              <w:rPr>
                <w:b/>
              </w:rPr>
              <w:t xml:space="preserve">hutdown of </w:t>
            </w:r>
            <w:r w:rsidR="43CCF16E" w:rsidRPr="00500273">
              <w:rPr>
                <w:b/>
              </w:rPr>
              <w:t xml:space="preserve">external </w:t>
            </w:r>
            <w:r w:rsidR="234DD5CF" w:rsidRPr="00500273">
              <w:rPr>
                <w:b/>
              </w:rPr>
              <w:t>API</w:t>
            </w:r>
          </w:p>
        </w:tc>
        <w:tc>
          <w:tcPr>
            <w:tcW w:w="2431" w:type="dxa"/>
            <w:vAlign w:val="center"/>
          </w:tcPr>
          <w:p w14:paraId="0F63265F" w14:textId="241306B0" w:rsidR="7944E768" w:rsidRPr="00500273" w:rsidRDefault="25399CFF" w:rsidP="4C3DA19D">
            <w:pPr>
              <w:spacing w:line="240" w:lineRule="auto"/>
              <w:jc w:val="both"/>
              <w:rPr>
                <w:b/>
                <w:bCs/>
                <w:color w:val="ED7D31" w:themeColor="accent2"/>
              </w:rPr>
            </w:pPr>
            <w:r w:rsidRPr="4C3DA19D">
              <w:rPr>
                <w:b/>
                <w:bCs/>
                <w:color w:val="00B050"/>
              </w:rPr>
              <w:t>M</w:t>
            </w:r>
            <w:r w:rsidR="239E1C4D" w:rsidRPr="4C3DA19D">
              <w:rPr>
                <w:b/>
                <w:bCs/>
                <w:color w:val="00B050"/>
              </w:rPr>
              <w:t>inor</w:t>
            </w:r>
            <w:r w:rsidR="7944E768" w:rsidRPr="4C3DA19D">
              <w:rPr>
                <w:b/>
                <w:bCs/>
                <w:color w:val="00B050"/>
              </w:rPr>
              <w:t xml:space="preserve"> Impact</w:t>
            </w:r>
          </w:p>
        </w:tc>
        <w:tc>
          <w:tcPr>
            <w:tcW w:w="2547" w:type="dxa"/>
            <w:vAlign w:val="center"/>
          </w:tcPr>
          <w:p w14:paraId="52CA2743" w14:textId="5597B813" w:rsidR="7944E768" w:rsidRPr="00500273" w:rsidRDefault="16A548C5" w:rsidP="2D6DB889">
            <w:pPr>
              <w:spacing w:after="0" w:line="240" w:lineRule="auto"/>
              <w:jc w:val="both"/>
              <w:rPr>
                <w:b/>
                <w:bCs/>
                <w:color w:val="00B050"/>
              </w:rPr>
            </w:pPr>
            <w:r w:rsidRPr="2D6DB889">
              <w:rPr>
                <w:b/>
                <w:bCs/>
                <w:color w:val="00B050"/>
              </w:rPr>
              <w:t>Unlikely</w:t>
            </w:r>
          </w:p>
        </w:tc>
      </w:tr>
      <w:tr w:rsidR="00202224" w14:paraId="5FB176E6" w14:textId="77777777" w:rsidTr="1E37719F">
        <w:trPr>
          <w:trHeight w:val="606"/>
        </w:trPr>
        <w:tc>
          <w:tcPr>
            <w:tcW w:w="2230" w:type="dxa"/>
            <w:vAlign w:val="center"/>
          </w:tcPr>
          <w:p w14:paraId="4FCAC52B" w14:textId="77777777" w:rsidR="7944E768" w:rsidRPr="00500273" w:rsidRDefault="7944E768" w:rsidP="007E76E5">
            <w:pPr>
              <w:spacing w:line="240" w:lineRule="auto"/>
              <w:jc w:val="both"/>
              <w:rPr>
                <w:b/>
              </w:rPr>
            </w:pPr>
            <w:r w:rsidRPr="00500273">
              <w:rPr>
                <w:b/>
              </w:rPr>
              <w:t>Description</w:t>
            </w:r>
          </w:p>
        </w:tc>
        <w:tc>
          <w:tcPr>
            <w:tcW w:w="7973" w:type="dxa"/>
            <w:gridSpan w:val="3"/>
          </w:tcPr>
          <w:p w14:paraId="21DBE252" w14:textId="0786B29C" w:rsidR="4A153261" w:rsidRPr="00BF662B" w:rsidRDefault="473A4C7F" w:rsidP="2D6DB889">
            <w:pPr>
              <w:spacing w:line="240" w:lineRule="auto"/>
              <w:jc w:val="both"/>
              <w:rPr>
                <w:rFonts w:eastAsia="Calibri"/>
              </w:rPr>
            </w:pPr>
            <w:r>
              <w:t xml:space="preserve">As </w:t>
            </w:r>
            <w:r w:rsidR="3AB560F9">
              <w:t>highlighted</w:t>
            </w:r>
            <w:r>
              <w:t xml:space="preserve"> in R.4, the </w:t>
            </w:r>
            <w:r w:rsidR="572C230B">
              <w:t xml:space="preserve">previous </w:t>
            </w:r>
            <w:r>
              <w:t xml:space="preserve">project </w:t>
            </w:r>
            <w:r w:rsidR="572C230B">
              <w:t>is</w:t>
            </w:r>
            <w:r w:rsidR="5EAF79D9">
              <w:t xml:space="preserve"> </w:t>
            </w:r>
            <w:r>
              <w:t xml:space="preserve">dependent on the Fitbit API. Google has </w:t>
            </w:r>
            <w:r w:rsidR="173943AF">
              <w:t xml:space="preserve">announced that </w:t>
            </w:r>
            <w:r w:rsidR="153CBB8A">
              <w:t>they plan to shut down</w:t>
            </w:r>
            <w:r w:rsidR="6EE09098">
              <w:t xml:space="preserve"> </w:t>
            </w:r>
            <w:r w:rsidR="173943AF">
              <w:t xml:space="preserve">Fitbit accounts by </w:t>
            </w:r>
            <w:r w:rsidR="173943AF" w:rsidRPr="1E37719F">
              <w:rPr>
                <w:rFonts w:eastAsia="Calibri"/>
              </w:rPr>
              <w:t>early 2025</w:t>
            </w:r>
            <w:r w:rsidR="50257871" w:rsidRPr="1E37719F">
              <w:rPr>
                <w:rFonts w:eastAsia="Calibri"/>
              </w:rPr>
              <w:t>[</w:t>
            </w:r>
            <w:r w:rsidR="007B2692" w:rsidRPr="1E37719F">
              <w:rPr>
                <w:rFonts w:eastAsia="Calibri"/>
              </w:rPr>
              <w:t>11]</w:t>
            </w:r>
            <w:r w:rsidR="5DF753A8" w:rsidRPr="1E37719F">
              <w:rPr>
                <w:rFonts w:eastAsia="Calibri"/>
              </w:rPr>
              <w:t xml:space="preserve"> </w:t>
            </w:r>
            <w:r w:rsidR="173943AF" w:rsidRPr="1E37719F">
              <w:rPr>
                <w:rFonts w:eastAsia="Calibri"/>
              </w:rPr>
              <w:t xml:space="preserve">and </w:t>
            </w:r>
            <w:r w:rsidR="2E13129C" w:rsidRPr="1E37719F">
              <w:rPr>
                <w:rFonts w:eastAsia="Calibri"/>
              </w:rPr>
              <w:t>have</w:t>
            </w:r>
            <w:r w:rsidR="173943AF" w:rsidRPr="1E37719F">
              <w:rPr>
                <w:rFonts w:eastAsia="Calibri"/>
              </w:rPr>
              <w:t xml:space="preserve"> </w:t>
            </w:r>
            <w:r w:rsidR="7D8A2D57" w:rsidRPr="1E37719F">
              <w:rPr>
                <w:rFonts w:eastAsia="Calibri"/>
              </w:rPr>
              <w:t>disabled</w:t>
            </w:r>
            <w:r w:rsidR="072D67B9" w:rsidRPr="1E37719F">
              <w:rPr>
                <w:rFonts w:eastAsia="Calibri"/>
              </w:rPr>
              <w:t xml:space="preserve"> the SDK</w:t>
            </w:r>
            <w:r w:rsidR="7D8A2D57" w:rsidRPr="1E37719F">
              <w:rPr>
                <w:rFonts w:eastAsia="Calibri"/>
              </w:rPr>
              <w:t xml:space="preserve"> for the platform</w:t>
            </w:r>
            <w:r w:rsidR="43E56DDB" w:rsidRPr="1E37719F">
              <w:rPr>
                <w:rFonts w:eastAsia="Calibri"/>
              </w:rPr>
              <w:t>.</w:t>
            </w:r>
            <w:r w:rsidR="126E6F58" w:rsidRPr="1E37719F">
              <w:rPr>
                <w:rFonts w:eastAsia="Calibri"/>
              </w:rPr>
              <w:t>[12]</w:t>
            </w:r>
          </w:p>
        </w:tc>
      </w:tr>
      <w:tr w:rsidR="00202224" w14:paraId="016C6F5A" w14:textId="77777777" w:rsidTr="1E37719F">
        <w:trPr>
          <w:trHeight w:val="606"/>
        </w:trPr>
        <w:tc>
          <w:tcPr>
            <w:tcW w:w="2230" w:type="dxa"/>
            <w:vAlign w:val="center"/>
          </w:tcPr>
          <w:p w14:paraId="42E53E1A" w14:textId="2A0D6379" w:rsidR="7944E768" w:rsidRPr="00500273" w:rsidRDefault="7944E768" w:rsidP="007E76E5">
            <w:pPr>
              <w:spacing w:line="240" w:lineRule="auto"/>
              <w:jc w:val="both"/>
              <w:rPr>
                <w:b/>
              </w:rPr>
            </w:pPr>
            <w:r w:rsidRPr="00500273">
              <w:rPr>
                <w:b/>
              </w:rPr>
              <w:t>Mitigation strategy</w:t>
            </w:r>
          </w:p>
        </w:tc>
        <w:tc>
          <w:tcPr>
            <w:tcW w:w="7973" w:type="dxa"/>
            <w:gridSpan w:val="3"/>
          </w:tcPr>
          <w:p w14:paraId="00AB1F97" w14:textId="452FE1BB" w:rsidR="7978431E" w:rsidRPr="00500273" w:rsidRDefault="51CA07BA" w:rsidP="2D6DB889">
            <w:pPr>
              <w:spacing w:line="240" w:lineRule="auto"/>
              <w:jc w:val="both"/>
              <w:rPr>
                <w:rFonts w:eastAsia="Calibri"/>
              </w:rPr>
            </w:pPr>
            <w:r w:rsidRPr="2D6DB889">
              <w:rPr>
                <w:rFonts w:eastAsia="Calibri"/>
              </w:rPr>
              <w:t>We will move our system away from using the Fitbit API</w:t>
            </w:r>
            <w:r w:rsidR="0BB3A6F2" w:rsidRPr="2D6DB889">
              <w:rPr>
                <w:rFonts w:eastAsia="Calibri"/>
              </w:rPr>
              <w:t>, but it is unlikely that the shutdown will occur during the scope of the project.</w:t>
            </w:r>
          </w:p>
        </w:tc>
      </w:tr>
    </w:tbl>
    <w:p w14:paraId="5F8F5086" w14:textId="751940E9" w:rsidR="7944E768" w:rsidRDefault="7944E768" w:rsidP="00BD6ACB">
      <w:pPr>
        <w:jc w:val="both"/>
      </w:pPr>
    </w:p>
    <w:p w14:paraId="368F6579" w14:textId="2A95A63C" w:rsidR="7944E768" w:rsidRPr="00BF662B" w:rsidRDefault="14DEF8C1" w:rsidP="00BB1BF7">
      <w:pPr>
        <w:pStyle w:val="Heading2"/>
        <w:jc w:val="both"/>
        <w:rPr>
          <w:rFonts w:asciiTheme="minorHAnsi" w:hAnsiTheme="minorHAnsi" w:cstheme="minorHAnsi"/>
        </w:rPr>
      </w:pPr>
      <w:bookmarkStart w:id="31" w:name="_Toc151574588"/>
      <w:r w:rsidRPr="00BF662B">
        <w:rPr>
          <w:rFonts w:asciiTheme="minorHAnsi" w:hAnsiTheme="minorHAnsi" w:cstheme="minorHAnsi"/>
        </w:rPr>
        <w:t>2.4.2 Development Risks</w:t>
      </w:r>
      <w:bookmarkEnd w:id="31"/>
    </w:p>
    <w:tbl>
      <w:tblPr>
        <w:tblW w:w="1023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7"/>
        <w:gridCol w:w="2972"/>
        <w:gridCol w:w="2438"/>
        <w:gridCol w:w="2555"/>
      </w:tblGrid>
      <w:tr w:rsidR="00202224" w14:paraId="6488FDEC" w14:textId="77777777" w:rsidTr="00C76E0D">
        <w:trPr>
          <w:trHeight w:val="471"/>
        </w:trPr>
        <w:tc>
          <w:tcPr>
            <w:tcW w:w="5239" w:type="dxa"/>
            <w:gridSpan w:val="2"/>
            <w:vAlign w:val="center"/>
          </w:tcPr>
          <w:p w14:paraId="7196B4B4" w14:textId="6F875EF5" w:rsidR="5B8F8158" w:rsidRPr="00BB1BF7" w:rsidRDefault="4A30CE92" w:rsidP="007E76E5">
            <w:pPr>
              <w:spacing w:after="0" w:line="240" w:lineRule="auto"/>
              <w:jc w:val="both"/>
              <w:rPr>
                <w:b/>
              </w:rPr>
            </w:pPr>
            <w:r w:rsidRPr="00BB1BF7">
              <w:rPr>
                <w:b/>
              </w:rPr>
              <w:t>R</w:t>
            </w:r>
            <w:r w:rsidR="1A83982A" w:rsidRPr="00BB1BF7">
              <w:rPr>
                <w:b/>
              </w:rPr>
              <w:t>6</w:t>
            </w:r>
            <w:r w:rsidRPr="00BB1BF7">
              <w:rPr>
                <w:b/>
              </w:rPr>
              <w:t xml:space="preserve"> </w:t>
            </w:r>
            <w:r w:rsidR="3B8BE569" w:rsidRPr="00BB1BF7">
              <w:rPr>
                <w:b/>
              </w:rPr>
              <w:t xml:space="preserve">Budget </w:t>
            </w:r>
            <w:r w:rsidR="77D1CE3F" w:rsidRPr="00BB1BF7">
              <w:rPr>
                <w:b/>
              </w:rPr>
              <w:t>Limitations</w:t>
            </w:r>
          </w:p>
        </w:tc>
        <w:tc>
          <w:tcPr>
            <w:tcW w:w="2438" w:type="dxa"/>
            <w:vAlign w:val="center"/>
          </w:tcPr>
          <w:p w14:paraId="278461A9" w14:textId="39212A7F" w:rsidR="5B8F8158" w:rsidRPr="00BB1BF7" w:rsidRDefault="5B8F8158" w:rsidP="007E76E5">
            <w:pPr>
              <w:spacing w:line="240" w:lineRule="auto"/>
              <w:jc w:val="both"/>
              <w:rPr>
                <w:b/>
                <w:color w:val="ED7D31" w:themeColor="accent2"/>
              </w:rPr>
            </w:pPr>
            <w:r w:rsidRPr="00BB1BF7">
              <w:rPr>
                <w:b/>
                <w:color w:val="ED7D31" w:themeColor="accent2"/>
              </w:rPr>
              <w:t>Moderate Impact</w:t>
            </w:r>
          </w:p>
        </w:tc>
        <w:tc>
          <w:tcPr>
            <w:tcW w:w="2554" w:type="dxa"/>
            <w:vAlign w:val="center"/>
          </w:tcPr>
          <w:p w14:paraId="614FAE74" w14:textId="2A5AB323" w:rsidR="7944E768" w:rsidRPr="00BB1BF7" w:rsidRDefault="7944E768" w:rsidP="007E76E5">
            <w:pPr>
              <w:spacing w:line="240" w:lineRule="auto"/>
              <w:jc w:val="both"/>
              <w:rPr>
                <w:b/>
                <w:color w:val="FF0000"/>
              </w:rPr>
            </w:pPr>
            <w:r w:rsidRPr="00BB1BF7">
              <w:rPr>
                <w:b/>
                <w:color w:val="ED7D31" w:themeColor="accent2"/>
              </w:rPr>
              <w:t>Likely</w:t>
            </w:r>
          </w:p>
        </w:tc>
      </w:tr>
      <w:tr w:rsidR="00202224" w14:paraId="3615A0E5" w14:textId="77777777" w:rsidTr="00C76E0D">
        <w:trPr>
          <w:trHeight w:val="630"/>
        </w:trPr>
        <w:tc>
          <w:tcPr>
            <w:tcW w:w="2267" w:type="dxa"/>
            <w:vAlign w:val="center"/>
          </w:tcPr>
          <w:p w14:paraId="7E242E82" w14:textId="77777777" w:rsidR="7944E768" w:rsidRPr="00BB1BF7" w:rsidRDefault="7944E768" w:rsidP="007E76E5">
            <w:pPr>
              <w:spacing w:line="240" w:lineRule="auto"/>
              <w:jc w:val="both"/>
              <w:rPr>
                <w:b/>
              </w:rPr>
            </w:pPr>
            <w:r w:rsidRPr="00BB1BF7">
              <w:rPr>
                <w:b/>
              </w:rPr>
              <w:t>Description</w:t>
            </w:r>
          </w:p>
        </w:tc>
        <w:tc>
          <w:tcPr>
            <w:tcW w:w="7965" w:type="dxa"/>
            <w:gridSpan w:val="3"/>
          </w:tcPr>
          <w:p w14:paraId="5E453F9C" w14:textId="0736E396" w:rsidR="7944E768" w:rsidRPr="00BB1BF7" w:rsidRDefault="36608A4A" w:rsidP="007E76E5">
            <w:pPr>
              <w:spacing w:after="0" w:line="240" w:lineRule="auto"/>
              <w:jc w:val="both"/>
            </w:pPr>
            <w:r w:rsidRPr="00BB1BF7">
              <w:t xml:space="preserve">As the project is being created in the Unity Game Engine, we anticipate that we may need to purchase plug-ins and assets from the Unity Asset Store to enable the completion of </w:t>
            </w:r>
            <w:r w:rsidR="32BEE056" w:rsidRPr="00BB1BF7">
              <w:t>key functionality for the project.</w:t>
            </w:r>
          </w:p>
        </w:tc>
      </w:tr>
      <w:tr w:rsidR="00202224" w14:paraId="4E453DCA" w14:textId="77777777" w:rsidTr="00C76E0D">
        <w:trPr>
          <w:trHeight w:val="630"/>
        </w:trPr>
        <w:tc>
          <w:tcPr>
            <w:tcW w:w="2267" w:type="dxa"/>
            <w:vAlign w:val="center"/>
          </w:tcPr>
          <w:p w14:paraId="6D7D3C85" w14:textId="2A0D6379" w:rsidR="7944E768" w:rsidRPr="00BB1BF7" w:rsidRDefault="7944E768" w:rsidP="007E76E5">
            <w:pPr>
              <w:spacing w:line="240" w:lineRule="auto"/>
              <w:jc w:val="both"/>
              <w:rPr>
                <w:b/>
              </w:rPr>
            </w:pPr>
            <w:r w:rsidRPr="00BB1BF7">
              <w:rPr>
                <w:b/>
              </w:rPr>
              <w:t>Mitigation strategy</w:t>
            </w:r>
          </w:p>
        </w:tc>
        <w:tc>
          <w:tcPr>
            <w:tcW w:w="7965" w:type="dxa"/>
            <w:gridSpan w:val="3"/>
          </w:tcPr>
          <w:p w14:paraId="29C434A9" w14:textId="095DD3E7" w:rsidR="7944E768" w:rsidRPr="00BB1BF7" w:rsidRDefault="47853990" w:rsidP="007E76E5">
            <w:pPr>
              <w:spacing w:line="240" w:lineRule="auto"/>
              <w:jc w:val="both"/>
            </w:pPr>
            <w:r w:rsidRPr="00BB1BF7">
              <w:t xml:space="preserve">We will establish a development budget and reduce spending by leveraging free assets whenever possible. Before making any purchases, the team will engage in discussions </w:t>
            </w:r>
            <w:r w:rsidR="00BB1BF7">
              <w:t xml:space="preserve">with the client </w:t>
            </w:r>
            <w:r w:rsidRPr="00BB1BF7">
              <w:t>to explore the availability of free alternatives and assess whether it would be worth the expenditure.</w:t>
            </w:r>
          </w:p>
        </w:tc>
      </w:tr>
    </w:tbl>
    <w:p w14:paraId="50A3DBB3" w14:textId="7F21AA76" w:rsidR="7944E768" w:rsidRDefault="7944E768" w:rsidP="00BD6ACB">
      <w:pPr>
        <w:jc w:val="both"/>
      </w:pPr>
    </w:p>
    <w:p w14:paraId="7DB8E3F8" w14:textId="77777777" w:rsidR="002C4304" w:rsidRDefault="002C4304" w:rsidP="00BD6ACB">
      <w:pPr>
        <w:jc w:val="both"/>
      </w:pPr>
    </w:p>
    <w:p w14:paraId="012C33EA" w14:textId="77777777" w:rsidR="002C4304" w:rsidRDefault="002C4304" w:rsidP="00BD6ACB">
      <w:pPr>
        <w:jc w:val="both"/>
      </w:pPr>
    </w:p>
    <w:p w14:paraId="29D0698B" w14:textId="77777777" w:rsidR="002C4304" w:rsidRDefault="002C4304" w:rsidP="00BD6ACB">
      <w:pPr>
        <w:jc w:val="both"/>
      </w:pPr>
    </w:p>
    <w:p w14:paraId="7F920900" w14:textId="77777777" w:rsidR="002C4304" w:rsidRDefault="002C4304" w:rsidP="00BD6ACB">
      <w:pPr>
        <w:jc w:val="both"/>
      </w:pPr>
    </w:p>
    <w:p w14:paraId="0E8608C8" w14:textId="77777777" w:rsidR="002C4304" w:rsidRDefault="002C4304" w:rsidP="00BD6ACB">
      <w:pPr>
        <w:jc w:val="both"/>
      </w:pPr>
    </w:p>
    <w:tbl>
      <w:tblPr>
        <w:tblW w:w="10291"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8"/>
        <w:gridCol w:w="3030"/>
        <w:gridCol w:w="2439"/>
        <w:gridCol w:w="2574"/>
      </w:tblGrid>
      <w:tr w:rsidR="00A81FAC" w14:paraId="454F6001" w14:textId="77777777" w:rsidTr="00C76E0D">
        <w:trPr>
          <w:trHeight w:val="572"/>
        </w:trPr>
        <w:tc>
          <w:tcPr>
            <w:tcW w:w="5278" w:type="dxa"/>
            <w:gridSpan w:val="2"/>
            <w:vAlign w:val="center"/>
          </w:tcPr>
          <w:p w14:paraId="70248B34" w14:textId="742BDE48" w:rsidR="7944E768" w:rsidRPr="00BB1BF7" w:rsidRDefault="60FC751A" w:rsidP="007E76E5">
            <w:pPr>
              <w:spacing w:after="0" w:line="240" w:lineRule="auto"/>
              <w:jc w:val="both"/>
              <w:rPr>
                <w:b/>
              </w:rPr>
            </w:pPr>
            <w:r w:rsidRPr="00BB1BF7">
              <w:rPr>
                <w:b/>
              </w:rPr>
              <w:t>R</w:t>
            </w:r>
            <w:r w:rsidR="11FA4DAE" w:rsidRPr="00BB1BF7">
              <w:rPr>
                <w:b/>
              </w:rPr>
              <w:t>7</w:t>
            </w:r>
            <w:r w:rsidR="7944E768" w:rsidRPr="00BB1BF7">
              <w:rPr>
                <w:b/>
              </w:rPr>
              <w:t xml:space="preserve"> </w:t>
            </w:r>
            <w:r w:rsidR="50E170AC" w:rsidRPr="00BB1BF7">
              <w:rPr>
                <w:b/>
              </w:rPr>
              <w:t>Lack of access to target hardware</w:t>
            </w:r>
            <w:r w:rsidR="7944E768" w:rsidRPr="00BB1BF7">
              <w:rPr>
                <w:b/>
              </w:rPr>
              <w:t xml:space="preserve"> </w:t>
            </w:r>
          </w:p>
        </w:tc>
        <w:tc>
          <w:tcPr>
            <w:tcW w:w="2439" w:type="dxa"/>
            <w:vAlign w:val="center"/>
          </w:tcPr>
          <w:p w14:paraId="674CEA46" w14:textId="7AD8BE4F" w:rsidR="7944E768" w:rsidRPr="00BB1BF7" w:rsidRDefault="50230380" w:rsidP="162CA27E">
            <w:pPr>
              <w:spacing w:line="240" w:lineRule="auto"/>
              <w:jc w:val="both"/>
              <w:rPr>
                <w:b/>
                <w:bCs/>
                <w:color w:val="FF0000"/>
              </w:rPr>
            </w:pPr>
            <w:r w:rsidRPr="162CA27E">
              <w:rPr>
                <w:b/>
                <w:bCs/>
                <w:color w:val="FF0000"/>
              </w:rPr>
              <w:t xml:space="preserve">Major </w:t>
            </w:r>
            <w:r w:rsidR="4502A098" w:rsidRPr="162CA27E">
              <w:rPr>
                <w:b/>
                <w:bCs/>
                <w:color w:val="FF0000"/>
              </w:rPr>
              <w:t>Impact</w:t>
            </w:r>
          </w:p>
        </w:tc>
        <w:tc>
          <w:tcPr>
            <w:tcW w:w="2574" w:type="dxa"/>
            <w:vAlign w:val="center"/>
          </w:tcPr>
          <w:p w14:paraId="2D7A5084" w14:textId="56C63EA3" w:rsidR="7944E768" w:rsidRPr="00063D9E" w:rsidRDefault="50DF4CB9" w:rsidP="162CA27E">
            <w:pPr>
              <w:spacing w:after="0" w:line="240" w:lineRule="auto"/>
              <w:jc w:val="both"/>
            </w:pPr>
            <w:r w:rsidRPr="162CA27E">
              <w:rPr>
                <w:b/>
                <w:bCs/>
                <w:color w:val="ED7D31" w:themeColor="accent2"/>
              </w:rPr>
              <w:t>Very Likely</w:t>
            </w:r>
          </w:p>
        </w:tc>
      </w:tr>
      <w:tr w:rsidR="00CD05E5" w14:paraId="08217CD4" w14:textId="77777777" w:rsidTr="00C76E0D">
        <w:trPr>
          <w:trHeight w:val="572"/>
        </w:trPr>
        <w:tc>
          <w:tcPr>
            <w:tcW w:w="2248" w:type="dxa"/>
            <w:vAlign w:val="center"/>
          </w:tcPr>
          <w:p w14:paraId="5B229463" w14:textId="77777777" w:rsidR="7944E768" w:rsidRPr="00BB1BF7" w:rsidRDefault="7944E768" w:rsidP="007E76E5">
            <w:pPr>
              <w:spacing w:line="240" w:lineRule="auto"/>
              <w:jc w:val="both"/>
              <w:rPr>
                <w:b/>
              </w:rPr>
            </w:pPr>
            <w:r w:rsidRPr="00BB1BF7">
              <w:rPr>
                <w:b/>
              </w:rPr>
              <w:t>Description</w:t>
            </w:r>
          </w:p>
        </w:tc>
        <w:tc>
          <w:tcPr>
            <w:tcW w:w="8043" w:type="dxa"/>
            <w:gridSpan w:val="3"/>
          </w:tcPr>
          <w:p w14:paraId="18E984B5" w14:textId="01D05244" w:rsidR="3D69D895" w:rsidRPr="00BF662B" w:rsidRDefault="79368D8B" w:rsidP="007E76E5">
            <w:pPr>
              <w:spacing w:line="240" w:lineRule="auto"/>
              <w:jc w:val="both"/>
              <w:rPr>
                <w:rFonts w:eastAsia="Calibri" w:cstheme="minorHAnsi"/>
              </w:rPr>
            </w:pPr>
            <w:r w:rsidRPr="00BF662B">
              <w:rPr>
                <w:rFonts w:eastAsia="Calibri" w:cstheme="minorHAnsi"/>
              </w:rPr>
              <w:t xml:space="preserve">The client has specified specific target hardware </w:t>
            </w:r>
            <w:r w:rsidR="03F3F887" w:rsidRPr="00BF662B">
              <w:rPr>
                <w:rFonts w:eastAsia="Calibri" w:cstheme="minorHAnsi"/>
              </w:rPr>
              <w:t xml:space="preserve">for the project, namely the </w:t>
            </w:r>
            <w:r w:rsidR="3D69D895" w:rsidRPr="00BF662B">
              <w:rPr>
                <w:rFonts w:eastAsia="Calibri" w:cstheme="minorHAnsi"/>
              </w:rPr>
              <w:t xml:space="preserve">Fitbit </w:t>
            </w:r>
            <w:r w:rsidR="584A9F03" w:rsidRPr="00BF662B">
              <w:rPr>
                <w:rFonts w:eastAsia="Calibri" w:cstheme="minorHAnsi"/>
              </w:rPr>
              <w:t>Versa2</w:t>
            </w:r>
            <w:r w:rsidR="03F3F887" w:rsidRPr="00BF662B">
              <w:rPr>
                <w:rFonts w:eastAsia="Calibri" w:cstheme="minorHAnsi"/>
              </w:rPr>
              <w:t xml:space="preserve"> and </w:t>
            </w:r>
            <w:r w:rsidR="3D69D895" w:rsidRPr="00BF662B">
              <w:rPr>
                <w:rFonts w:eastAsia="Calibri" w:cstheme="minorHAnsi"/>
              </w:rPr>
              <w:t>Oculus Quest 2</w:t>
            </w:r>
            <w:r w:rsidR="03F3F887" w:rsidRPr="00BF662B">
              <w:rPr>
                <w:rFonts w:eastAsia="Calibri" w:cstheme="minorHAnsi"/>
              </w:rPr>
              <w:t>. However,</w:t>
            </w:r>
            <w:r w:rsidR="3D69D895" w:rsidRPr="00BF662B">
              <w:rPr>
                <w:rFonts w:eastAsia="Calibri" w:cstheme="minorHAnsi"/>
              </w:rPr>
              <w:t xml:space="preserve"> most of our team </w:t>
            </w:r>
            <w:r w:rsidR="03F3F887" w:rsidRPr="00BF662B">
              <w:rPr>
                <w:rFonts w:eastAsia="Calibri" w:cstheme="minorHAnsi"/>
              </w:rPr>
              <w:t>members lack</w:t>
            </w:r>
            <w:r w:rsidR="3D69D895" w:rsidRPr="00BF662B">
              <w:rPr>
                <w:rFonts w:eastAsia="Calibri" w:cstheme="minorHAnsi"/>
              </w:rPr>
              <w:t xml:space="preserve"> </w:t>
            </w:r>
            <w:r w:rsidR="713E5592" w:rsidRPr="00BF662B">
              <w:rPr>
                <w:rFonts w:eastAsia="Calibri" w:cstheme="minorHAnsi"/>
              </w:rPr>
              <w:t xml:space="preserve">unrestricted </w:t>
            </w:r>
            <w:r w:rsidR="3D69D895" w:rsidRPr="00BF662B">
              <w:rPr>
                <w:rFonts w:eastAsia="Calibri" w:cstheme="minorHAnsi"/>
              </w:rPr>
              <w:t xml:space="preserve">access to </w:t>
            </w:r>
            <w:r w:rsidR="03F3F887" w:rsidRPr="00BF662B">
              <w:rPr>
                <w:rFonts w:eastAsia="Calibri" w:cstheme="minorHAnsi"/>
              </w:rPr>
              <w:t>the required hardware for</w:t>
            </w:r>
            <w:r w:rsidR="49CC94E1" w:rsidRPr="00BF662B">
              <w:rPr>
                <w:rFonts w:eastAsia="Calibri" w:cstheme="minorHAnsi"/>
              </w:rPr>
              <w:t xml:space="preserve"> development and debugging</w:t>
            </w:r>
            <w:r w:rsidR="03F3F887" w:rsidRPr="00BF662B">
              <w:rPr>
                <w:rFonts w:eastAsia="Calibri" w:cstheme="minorHAnsi"/>
              </w:rPr>
              <w:t xml:space="preserve"> purposes.</w:t>
            </w:r>
            <w:r w:rsidR="62A0BCE6" w:rsidRPr="00BF662B">
              <w:rPr>
                <w:rFonts w:eastAsia="Calibri" w:cstheme="minorHAnsi"/>
              </w:rPr>
              <w:t xml:space="preserve"> This also creates a risk where the product may encounter hardware-specific bugs on the tar</w:t>
            </w:r>
            <w:r w:rsidR="59F74D5A" w:rsidRPr="00BF662B">
              <w:rPr>
                <w:rFonts w:eastAsia="Calibri" w:cstheme="minorHAnsi"/>
              </w:rPr>
              <w:t>get hardware.</w:t>
            </w:r>
          </w:p>
        </w:tc>
      </w:tr>
      <w:tr w:rsidR="00CD05E5" w14:paraId="7BE2BFF8" w14:textId="77777777" w:rsidTr="00C76E0D">
        <w:trPr>
          <w:trHeight w:val="572"/>
        </w:trPr>
        <w:tc>
          <w:tcPr>
            <w:tcW w:w="2248" w:type="dxa"/>
            <w:vAlign w:val="center"/>
          </w:tcPr>
          <w:p w14:paraId="5EABCB55" w14:textId="2A0D6379" w:rsidR="7944E768" w:rsidRPr="00BB1BF7" w:rsidRDefault="7944E768" w:rsidP="007E76E5">
            <w:pPr>
              <w:spacing w:line="240" w:lineRule="auto"/>
              <w:jc w:val="both"/>
              <w:rPr>
                <w:b/>
              </w:rPr>
            </w:pPr>
            <w:r w:rsidRPr="00BB1BF7">
              <w:rPr>
                <w:b/>
              </w:rPr>
              <w:t>Mitigation strategy</w:t>
            </w:r>
          </w:p>
        </w:tc>
        <w:tc>
          <w:tcPr>
            <w:tcW w:w="8043" w:type="dxa"/>
            <w:gridSpan w:val="3"/>
          </w:tcPr>
          <w:p w14:paraId="535AB6BD" w14:textId="43220BCA" w:rsidR="7944E768" w:rsidRDefault="1FB77E7A" w:rsidP="007E76E5">
            <w:pPr>
              <w:spacing w:line="240" w:lineRule="auto"/>
              <w:jc w:val="both"/>
            </w:pPr>
            <w:r w:rsidRPr="00BF662B">
              <w:rPr>
                <w:rFonts w:eastAsia="Calibri" w:cstheme="minorHAnsi"/>
              </w:rPr>
              <w:t xml:space="preserve">We will </w:t>
            </w:r>
            <w:r w:rsidR="4D43C01D" w:rsidRPr="00BF662B">
              <w:rPr>
                <w:rFonts w:eastAsia="Calibri" w:cstheme="minorHAnsi"/>
              </w:rPr>
              <w:t>engage with</w:t>
            </w:r>
            <w:r w:rsidRPr="00BF662B">
              <w:rPr>
                <w:rFonts w:eastAsia="Calibri" w:cstheme="minorHAnsi"/>
              </w:rPr>
              <w:t xml:space="preserve"> the client to </w:t>
            </w:r>
            <w:r w:rsidR="4D43C01D" w:rsidRPr="00BF662B">
              <w:rPr>
                <w:rFonts w:eastAsia="Calibri" w:cstheme="minorHAnsi"/>
              </w:rPr>
              <w:t>secure</w:t>
            </w:r>
            <w:r w:rsidRPr="00BF662B">
              <w:rPr>
                <w:rFonts w:eastAsia="Calibri" w:cstheme="minorHAnsi"/>
              </w:rPr>
              <w:t xml:space="preserve"> access to </w:t>
            </w:r>
            <w:r w:rsidR="4D43C01D" w:rsidRPr="00BF662B">
              <w:rPr>
                <w:rFonts w:eastAsia="Calibri" w:cstheme="minorHAnsi"/>
              </w:rPr>
              <w:t xml:space="preserve">the necessary </w:t>
            </w:r>
            <w:r w:rsidRPr="00BF662B">
              <w:rPr>
                <w:rFonts w:eastAsia="Calibri" w:cstheme="minorHAnsi"/>
              </w:rPr>
              <w:t xml:space="preserve">hardware </w:t>
            </w:r>
            <w:r w:rsidR="4D43C01D" w:rsidRPr="00BF662B">
              <w:rPr>
                <w:rFonts w:eastAsia="Calibri" w:cstheme="minorHAnsi"/>
              </w:rPr>
              <w:t>when</w:t>
            </w:r>
            <w:r w:rsidRPr="00BF662B">
              <w:rPr>
                <w:rFonts w:eastAsia="Calibri" w:cstheme="minorHAnsi"/>
              </w:rPr>
              <w:t xml:space="preserve"> </w:t>
            </w:r>
            <w:r w:rsidR="08E38AD9" w:rsidRPr="00BF662B">
              <w:rPr>
                <w:rFonts w:eastAsia="Calibri" w:cstheme="minorHAnsi"/>
              </w:rPr>
              <w:t>need</w:t>
            </w:r>
            <w:r w:rsidR="626680D1" w:rsidRPr="00BF662B">
              <w:rPr>
                <w:rFonts w:eastAsia="Calibri" w:cstheme="minorHAnsi"/>
              </w:rPr>
              <w:t>ed</w:t>
            </w:r>
            <w:r w:rsidR="4D43C01D" w:rsidRPr="00BF662B">
              <w:rPr>
                <w:rFonts w:eastAsia="Calibri" w:cstheme="minorHAnsi"/>
              </w:rPr>
              <w:t xml:space="preserve">. Additionally, we will </w:t>
            </w:r>
            <w:r w:rsidR="67709F63" w:rsidRPr="00BF662B">
              <w:rPr>
                <w:rFonts w:eastAsia="Calibri" w:cstheme="minorHAnsi"/>
              </w:rPr>
              <w:t>utilize</w:t>
            </w:r>
            <w:r w:rsidRPr="00BF662B">
              <w:rPr>
                <w:rFonts w:eastAsia="Calibri" w:cstheme="minorHAnsi"/>
              </w:rPr>
              <w:t xml:space="preserve"> our own </w:t>
            </w:r>
            <w:r w:rsidR="67709F63" w:rsidRPr="00BF662B">
              <w:rPr>
                <w:rFonts w:eastAsia="Calibri" w:cstheme="minorHAnsi"/>
              </w:rPr>
              <w:t>VR headsets</w:t>
            </w:r>
            <w:r w:rsidR="51735663" w:rsidRPr="00BF662B">
              <w:rPr>
                <w:rFonts w:eastAsia="Calibri" w:cstheme="minorHAnsi"/>
              </w:rPr>
              <w:t xml:space="preserve"> </w:t>
            </w:r>
            <w:r w:rsidRPr="00BF662B">
              <w:rPr>
                <w:rFonts w:eastAsia="Calibri" w:cstheme="minorHAnsi"/>
              </w:rPr>
              <w:t>for development</w:t>
            </w:r>
            <w:r w:rsidR="4D43C01D" w:rsidRPr="00BF662B">
              <w:rPr>
                <w:rFonts w:eastAsia="Calibri" w:cstheme="minorHAnsi"/>
              </w:rPr>
              <w:t>.</w:t>
            </w:r>
          </w:p>
        </w:tc>
      </w:tr>
    </w:tbl>
    <w:p w14:paraId="035BE2FE" w14:textId="47E6C57D" w:rsidR="7F00C478" w:rsidRDefault="7F00C478" w:rsidP="7F00C478">
      <w:pPr>
        <w:jc w:val="both"/>
      </w:pPr>
    </w:p>
    <w:tbl>
      <w:tblPr>
        <w:tblW w:w="1029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530"/>
        <w:gridCol w:w="2447"/>
        <w:gridCol w:w="2563"/>
      </w:tblGrid>
      <w:tr w:rsidR="00CD05E5" w14:paraId="5B2C7158" w14:textId="77777777" w:rsidTr="003076B4">
        <w:trPr>
          <w:trHeight w:val="483"/>
        </w:trPr>
        <w:tc>
          <w:tcPr>
            <w:tcW w:w="5282" w:type="dxa"/>
            <w:gridSpan w:val="2"/>
            <w:vAlign w:val="center"/>
          </w:tcPr>
          <w:p w14:paraId="214E7FD9" w14:textId="656227A5" w:rsidR="7944E768" w:rsidRPr="00063D9E" w:rsidRDefault="60FC751A" w:rsidP="007E76E5">
            <w:pPr>
              <w:spacing w:after="0" w:line="240" w:lineRule="auto"/>
              <w:rPr>
                <w:b/>
              </w:rPr>
            </w:pPr>
            <w:r w:rsidRPr="00063D9E">
              <w:rPr>
                <w:b/>
              </w:rPr>
              <w:t>R</w:t>
            </w:r>
            <w:r w:rsidR="396CA76A" w:rsidRPr="00063D9E">
              <w:rPr>
                <w:b/>
              </w:rPr>
              <w:t>8</w:t>
            </w:r>
            <w:r w:rsidR="4B09C126" w:rsidRPr="00063D9E">
              <w:rPr>
                <w:b/>
              </w:rPr>
              <w:t xml:space="preserve"> Team Scheduling </w:t>
            </w:r>
            <w:r w:rsidR="624DF547" w:rsidRPr="00063D9E">
              <w:rPr>
                <w:b/>
              </w:rPr>
              <w:t>and Client Communication</w:t>
            </w:r>
            <w:r w:rsidR="268A7475" w:rsidRPr="00063D9E">
              <w:rPr>
                <w:b/>
              </w:rPr>
              <w:t xml:space="preserve"> </w:t>
            </w:r>
            <w:r w:rsidR="4B09C126" w:rsidRPr="00063D9E">
              <w:rPr>
                <w:b/>
              </w:rPr>
              <w:t>Issues</w:t>
            </w:r>
          </w:p>
        </w:tc>
        <w:tc>
          <w:tcPr>
            <w:tcW w:w="2447" w:type="dxa"/>
            <w:vAlign w:val="center"/>
          </w:tcPr>
          <w:p w14:paraId="674E433B" w14:textId="3B7FA0D5" w:rsidR="7944E768" w:rsidRPr="00063D9E" w:rsidRDefault="1E84719B" w:rsidP="2D6DB889">
            <w:pPr>
              <w:spacing w:line="240" w:lineRule="auto"/>
              <w:jc w:val="both"/>
              <w:rPr>
                <w:b/>
                <w:bCs/>
                <w:color w:val="ED7D31" w:themeColor="accent2"/>
              </w:rPr>
            </w:pPr>
            <w:r w:rsidRPr="2D6DB889">
              <w:rPr>
                <w:b/>
                <w:bCs/>
                <w:color w:val="ED7D31" w:themeColor="accent2"/>
              </w:rPr>
              <w:t xml:space="preserve">Moderate </w:t>
            </w:r>
            <w:r w:rsidR="501CED8F" w:rsidRPr="2D6DB889">
              <w:rPr>
                <w:b/>
                <w:bCs/>
                <w:color w:val="ED7D31" w:themeColor="accent2"/>
              </w:rPr>
              <w:t>Impact</w:t>
            </w:r>
          </w:p>
        </w:tc>
        <w:tc>
          <w:tcPr>
            <w:tcW w:w="2563" w:type="dxa"/>
            <w:vAlign w:val="center"/>
          </w:tcPr>
          <w:p w14:paraId="205CD5BC" w14:textId="700E82E6" w:rsidR="26983243" w:rsidRPr="00063D9E" w:rsidRDefault="26983243" w:rsidP="007E76E5">
            <w:pPr>
              <w:spacing w:line="240" w:lineRule="auto"/>
              <w:jc w:val="both"/>
              <w:rPr>
                <w:b/>
                <w:color w:val="FF0000"/>
              </w:rPr>
            </w:pPr>
            <w:r w:rsidRPr="00063D9E">
              <w:rPr>
                <w:b/>
                <w:color w:val="ED7D31" w:themeColor="accent2"/>
              </w:rPr>
              <w:t>Likely</w:t>
            </w:r>
          </w:p>
        </w:tc>
      </w:tr>
      <w:tr w:rsidR="00984E65" w14:paraId="7D5D4CD3" w14:textId="77777777" w:rsidTr="003076B4">
        <w:trPr>
          <w:trHeight w:val="625"/>
        </w:trPr>
        <w:tc>
          <w:tcPr>
            <w:tcW w:w="2752" w:type="dxa"/>
            <w:vAlign w:val="center"/>
          </w:tcPr>
          <w:p w14:paraId="247BE1EB" w14:textId="77777777" w:rsidR="7944E768" w:rsidRPr="00063D9E" w:rsidRDefault="7944E768" w:rsidP="007E76E5">
            <w:pPr>
              <w:spacing w:line="240" w:lineRule="auto"/>
              <w:jc w:val="both"/>
              <w:rPr>
                <w:b/>
              </w:rPr>
            </w:pPr>
            <w:r w:rsidRPr="00063D9E">
              <w:rPr>
                <w:b/>
              </w:rPr>
              <w:t>Description</w:t>
            </w:r>
          </w:p>
        </w:tc>
        <w:tc>
          <w:tcPr>
            <w:tcW w:w="7540" w:type="dxa"/>
            <w:gridSpan w:val="3"/>
          </w:tcPr>
          <w:p w14:paraId="249D46D6" w14:textId="04ED1928" w:rsidR="7944E768" w:rsidRPr="00BF662B" w:rsidRDefault="00A97679" w:rsidP="007E76E5">
            <w:pPr>
              <w:spacing w:line="240" w:lineRule="auto"/>
              <w:jc w:val="both"/>
              <w:rPr>
                <w:rFonts w:eastAsia="Calibri" w:cstheme="minorHAnsi"/>
              </w:rPr>
            </w:pPr>
            <w:r w:rsidRPr="00BF662B">
              <w:rPr>
                <w:rFonts w:eastAsia="Calibri" w:cstheme="minorHAnsi"/>
              </w:rPr>
              <w:t>Due to limited meeting time</w:t>
            </w:r>
            <w:r w:rsidR="005674ED" w:rsidRPr="00BF662B">
              <w:rPr>
                <w:rFonts w:eastAsia="Calibri" w:cstheme="minorHAnsi"/>
              </w:rPr>
              <w:t>,</w:t>
            </w:r>
            <w:r w:rsidRPr="00BF662B">
              <w:rPr>
                <w:rFonts w:eastAsia="Calibri" w:cstheme="minorHAnsi"/>
              </w:rPr>
              <w:t xml:space="preserve"> it will be difficult to cover all </w:t>
            </w:r>
            <w:r w:rsidR="005674ED" w:rsidRPr="00BF662B">
              <w:rPr>
                <w:rFonts w:eastAsia="Calibri" w:cstheme="minorHAnsi"/>
              </w:rPr>
              <w:t>points of discussion in our weekly meetings.</w:t>
            </w:r>
            <w:r w:rsidR="009D3FA3" w:rsidRPr="00BF662B">
              <w:rPr>
                <w:rFonts w:eastAsia="Calibri" w:cstheme="minorHAnsi"/>
              </w:rPr>
              <w:t xml:space="preserve"> Effective communication with our client</w:t>
            </w:r>
            <w:r w:rsidR="00E340E0" w:rsidRPr="00BF662B">
              <w:rPr>
                <w:rFonts w:eastAsia="Calibri" w:cstheme="minorHAnsi"/>
              </w:rPr>
              <w:t xml:space="preserve"> will be needed to ensure that we meet their requirements and understand them correctly.</w:t>
            </w:r>
          </w:p>
        </w:tc>
      </w:tr>
      <w:tr w:rsidR="00984E65" w14:paraId="0CBE11F8" w14:textId="77777777" w:rsidTr="003076B4">
        <w:trPr>
          <w:trHeight w:val="625"/>
        </w:trPr>
        <w:tc>
          <w:tcPr>
            <w:tcW w:w="2752" w:type="dxa"/>
            <w:vAlign w:val="center"/>
          </w:tcPr>
          <w:p w14:paraId="4D09CB0A" w14:textId="2A0D6379" w:rsidR="7944E768" w:rsidRPr="00063D9E" w:rsidRDefault="7944E768" w:rsidP="007E76E5">
            <w:pPr>
              <w:spacing w:line="240" w:lineRule="auto"/>
              <w:jc w:val="both"/>
              <w:rPr>
                <w:b/>
              </w:rPr>
            </w:pPr>
            <w:r w:rsidRPr="00063D9E">
              <w:rPr>
                <w:b/>
              </w:rPr>
              <w:t>Mitigation strategy</w:t>
            </w:r>
          </w:p>
        </w:tc>
        <w:tc>
          <w:tcPr>
            <w:tcW w:w="7540" w:type="dxa"/>
            <w:gridSpan w:val="3"/>
          </w:tcPr>
          <w:p w14:paraId="70E54CD5" w14:textId="7FB54390" w:rsidR="7944E768" w:rsidRPr="00063D9E" w:rsidRDefault="225EB14A" w:rsidP="007E76E5">
            <w:pPr>
              <w:spacing w:line="240" w:lineRule="auto"/>
              <w:jc w:val="both"/>
            </w:pPr>
            <w:r w:rsidRPr="00063D9E">
              <w:t xml:space="preserve">We </w:t>
            </w:r>
            <w:r w:rsidR="005674ED">
              <w:t>will be using Trello to allocate and track tasks outside of meetings. This ensures accountability for individuals</w:t>
            </w:r>
            <w:r w:rsidR="009D3FA3">
              <w:t>.</w:t>
            </w:r>
            <w:r w:rsidR="00E340E0">
              <w:t xml:space="preserve"> When communicating with our client, we will ensure we clarify any points of confusion.</w:t>
            </w:r>
          </w:p>
        </w:tc>
      </w:tr>
    </w:tbl>
    <w:p w14:paraId="15DA82DD" w14:textId="77777777" w:rsidR="008759A9" w:rsidRDefault="008759A9" w:rsidP="00BD6ACB">
      <w:pPr>
        <w:jc w:val="both"/>
      </w:pPr>
    </w:p>
    <w:tbl>
      <w:tblPr>
        <w:tblW w:w="1027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5"/>
        <w:gridCol w:w="2522"/>
        <w:gridCol w:w="2440"/>
        <w:gridCol w:w="2570"/>
      </w:tblGrid>
      <w:tr w:rsidR="00CD05E5" w14:paraId="5C607442" w14:textId="77777777" w:rsidTr="003076B4">
        <w:trPr>
          <w:trHeight w:val="375"/>
        </w:trPr>
        <w:tc>
          <w:tcPr>
            <w:tcW w:w="5267" w:type="dxa"/>
            <w:gridSpan w:val="2"/>
            <w:vAlign w:val="center"/>
          </w:tcPr>
          <w:p w14:paraId="36FE3119" w14:textId="1BCCD785" w:rsidR="77DA616F" w:rsidRPr="00E340E0" w:rsidRDefault="77DA616F" w:rsidP="007E76E5">
            <w:pPr>
              <w:spacing w:after="0" w:line="240" w:lineRule="auto"/>
              <w:jc w:val="both"/>
              <w:rPr>
                <w:b/>
              </w:rPr>
            </w:pPr>
            <w:r w:rsidRPr="00E340E0">
              <w:rPr>
                <w:b/>
              </w:rPr>
              <w:t>R</w:t>
            </w:r>
            <w:r w:rsidR="12D95ACA" w:rsidRPr="00E340E0">
              <w:rPr>
                <w:b/>
              </w:rPr>
              <w:t>9</w:t>
            </w:r>
            <w:r w:rsidR="56A5B1EE" w:rsidRPr="00E340E0">
              <w:rPr>
                <w:b/>
              </w:rPr>
              <w:t xml:space="preserve"> Documentation</w:t>
            </w:r>
            <w:r w:rsidR="4092EA95" w:rsidRPr="00E340E0">
              <w:rPr>
                <w:b/>
              </w:rPr>
              <w:t xml:space="preserve"> and </w:t>
            </w:r>
            <w:r w:rsidR="3E0DE5E8" w:rsidRPr="00E340E0">
              <w:rPr>
                <w:b/>
              </w:rPr>
              <w:t xml:space="preserve">Style </w:t>
            </w:r>
            <w:r w:rsidR="4092EA95" w:rsidRPr="00E340E0">
              <w:rPr>
                <w:b/>
              </w:rPr>
              <w:t>Consistency</w:t>
            </w:r>
            <w:r w:rsidR="56A5B1EE" w:rsidRPr="00E340E0">
              <w:rPr>
                <w:b/>
              </w:rPr>
              <w:t xml:space="preserve"> Issues</w:t>
            </w:r>
          </w:p>
        </w:tc>
        <w:tc>
          <w:tcPr>
            <w:tcW w:w="2440" w:type="dxa"/>
            <w:vAlign w:val="center"/>
          </w:tcPr>
          <w:p w14:paraId="21BA2543" w14:textId="336C0D31" w:rsidR="3D50FC61" w:rsidRPr="00E340E0" w:rsidRDefault="4C4A51E2" w:rsidP="007E76E5">
            <w:pPr>
              <w:spacing w:line="240" w:lineRule="auto"/>
              <w:jc w:val="both"/>
              <w:rPr>
                <w:b/>
                <w:color w:val="92D050"/>
              </w:rPr>
            </w:pPr>
            <w:r w:rsidRPr="19D56D68">
              <w:rPr>
                <w:b/>
                <w:bCs/>
                <w:color w:val="92D050"/>
              </w:rPr>
              <w:t xml:space="preserve">Minor </w:t>
            </w:r>
            <w:r w:rsidR="3A94136E" w:rsidRPr="19D56D68">
              <w:rPr>
                <w:b/>
                <w:bCs/>
                <w:color w:val="92D050"/>
              </w:rPr>
              <w:t>Impact</w:t>
            </w:r>
          </w:p>
        </w:tc>
        <w:tc>
          <w:tcPr>
            <w:tcW w:w="2570" w:type="dxa"/>
            <w:vAlign w:val="center"/>
          </w:tcPr>
          <w:p w14:paraId="15B3BC7C" w14:textId="700E82E6" w:rsidR="77DA616F" w:rsidRPr="00E340E0" w:rsidRDefault="77DA616F" w:rsidP="007E76E5">
            <w:pPr>
              <w:spacing w:line="240" w:lineRule="auto"/>
              <w:jc w:val="both"/>
              <w:rPr>
                <w:b/>
                <w:color w:val="FF0000"/>
              </w:rPr>
            </w:pPr>
            <w:r w:rsidRPr="00E340E0">
              <w:rPr>
                <w:b/>
                <w:color w:val="ED7D31" w:themeColor="accent2"/>
              </w:rPr>
              <w:t>Likely</w:t>
            </w:r>
          </w:p>
        </w:tc>
      </w:tr>
      <w:tr w:rsidR="00CD05E5" w14:paraId="20DF06D7" w14:textId="77777777" w:rsidTr="003076B4">
        <w:trPr>
          <w:trHeight w:val="632"/>
        </w:trPr>
        <w:tc>
          <w:tcPr>
            <w:tcW w:w="2745" w:type="dxa"/>
            <w:vAlign w:val="center"/>
          </w:tcPr>
          <w:p w14:paraId="3CF7E58C" w14:textId="77777777" w:rsidR="77DA616F" w:rsidRPr="00E340E0" w:rsidRDefault="77DA616F" w:rsidP="007E76E5">
            <w:pPr>
              <w:spacing w:line="240" w:lineRule="auto"/>
              <w:jc w:val="both"/>
              <w:rPr>
                <w:b/>
              </w:rPr>
            </w:pPr>
            <w:r w:rsidRPr="00E340E0">
              <w:rPr>
                <w:b/>
              </w:rPr>
              <w:t>Description</w:t>
            </w:r>
          </w:p>
        </w:tc>
        <w:tc>
          <w:tcPr>
            <w:tcW w:w="7532" w:type="dxa"/>
            <w:gridSpan w:val="3"/>
          </w:tcPr>
          <w:p w14:paraId="203AB157" w14:textId="29B319B5" w:rsidR="687807BB" w:rsidRPr="00BF662B" w:rsidRDefault="687807BB" w:rsidP="007E76E5">
            <w:pPr>
              <w:spacing w:line="240" w:lineRule="auto"/>
              <w:jc w:val="both"/>
              <w:rPr>
                <w:rFonts w:eastAsia="Calibri" w:cstheme="minorHAnsi"/>
              </w:rPr>
            </w:pPr>
            <w:r w:rsidRPr="00BF662B">
              <w:rPr>
                <w:rFonts w:eastAsia="Calibri" w:cstheme="minorHAnsi"/>
              </w:rPr>
              <w:t>The division of development responsibilities among team members may lead to the adoption of varying documentation and coding styles.</w:t>
            </w:r>
            <w:r w:rsidR="3FAFBCDC" w:rsidRPr="00BF662B">
              <w:rPr>
                <w:rFonts w:eastAsia="Calibri" w:cstheme="minorHAnsi"/>
              </w:rPr>
              <w:t xml:space="preserve"> Additionally, the documentation may not be complete, leading to functionality becoming undocumented.</w:t>
            </w:r>
            <w:r w:rsidRPr="00BF662B">
              <w:rPr>
                <w:rFonts w:eastAsia="Calibri" w:cstheme="minorHAnsi"/>
              </w:rPr>
              <w:t xml:space="preserve"> This variation could cause confusion for the client and pose challenges </w:t>
            </w:r>
            <w:r w:rsidR="4D0EEACE" w:rsidRPr="00BF662B">
              <w:rPr>
                <w:rFonts w:eastAsia="Calibri" w:cstheme="minorHAnsi"/>
              </w:rPr>
              <w:t>for other members if they need to interact with segments written by another project member.</w:t>
            </w:r>
          </w:p>
        </w:tc>
      </w:tr>
      <w:tr w:rsidR="00CD05E5" w14:paraId="1296E5F9" w14:textId="77777777" w:rsidTr="003076B4">
        <w:trPr>
          <w:trHeight w:val="632"/>
        </w:trPr>
        <w:tc>
          <w:tcPr>
            <w:tcW w:w="2745" w:type="dxa"/>
            <w:vAlign w:val="center"/>
          </w:tcPr>
          <w:p w14:paraId="1FAA7568" w14:textId="2A0D6379" w:rsidR="77DA616F" w:rsidRPr="00E340E0" w:rsidRDefault="77DA616F" w:rsidP="007E76E5">
            <w:pPr>
              <w:spacing w:line="240" w:lineRule="auto"/>
              <w:jc w:val="both"/>
              <w:rPr>
                <w:b/>
              </w:rPr>
            </w:pPr>
            <w:r w:rsidRPr="00E340E0">
              <w:rPr>
                <w:b/>
              </w:rPr>
              <w:t>Mitigation strategy</w:t>
            </w:r>
          </w:p>
        </w:tc>
        <w:tc>
          <w:tcPr>
            <w:tcW w:w="7532" w:type="dxa"/>
            <w:gridSpan w:val="3"/>
          </w:tcPr>
          <w:p w14:paraId="53C3B5CB" w14:textId="09482A12" w:rsidR="16D4AB6D" w:rsidRPr="00E340E0" w:rsidRDefault="16D4AB6D" w:rsidP="007E76E5">
            <w:pPr>
              <w:spacing w:line="240" w:lineRule="auto"/>
              <w:jc w:val="both"/>
            </w:pPr>
            <w:r w:rsidRPr="00E340E0">
              <w:t xml:space="preserve">We will </w:t>
            </w:r>
            <w:r w:rsidR="286BBBDC" w:rsidRPr="00E340E0">
              <w:t xml:space="preserve">implement </w:t>
            </w:r>
            <w:r w:rsidRPr="00E340E0">
              <w:t xml:space="preserve">a </w:t>
            </w:r>
            <w:r w:rsidR="27A8FB9B" w:rsidRPr="00E340E0">
              <w:t xml:space="preserve">unified </w:t>
            </w:r>
            <w:r w:rsidR="7A1DCEFD" w:rsidRPr="00E340E0">
              <w:t>documentation</w:t>
            </w:r>
            <w:r w:rsidRPr="00E340E0">
              <w:t xml:space="preserve"> and code lint</w:t>
            </w:r>
            <w:r w:rsidR="72495AE3" w:rsidRPr="00E340E0">
              <w:t>ing</w:t>
            </w:r>
            <w:r w:rsidRPr="00E340E0">
              <w:t xml:space="preserve"> style to ensure </w:t>
            </w:r>
            <w:r w:rsidR="1539C173" w:rsidRPr="00E340E0">
              <w:t xml:space="preserve">consistency </w:t>
            </w:r>
            <w:r w:rsidR="56ED67A3" w:rsidRPr="00E340E0">
              <w:t xml:space="preserve">and documentation completeness </w:t>
            </w:r>
            <w:r w:rsidR="1539C173" w:rsidRPr="00E340E0">
              <w:t>within the project</w:t>
            </w:r>
            <w:r w:rsidR="5C96A561" w:rsidRPr="00E340E0">
              <w:t>.</w:t>
            </w:r>
          </w:p>
        </w:tc>
      </w:tr>
    </w:tbl>
    <w:p w14:paraId="4247C6BA" w14:textId="5BF04240" w:rsidR="7944E768" w:rsidRDefault="7944E768" w:rsidP="00BD6ACB">
      <w:pPr>
        <w:jc w:val="both"/>
      </w:pPr>
    </w:p>
    <w:p w14:paraId="0F55DE8C" w14:textId="5F98DDF6" w:rsidR="7944E768" w:rsidRPr="00BF662B" w:rsidRDefault="5FACBA64" w:rsidP="00CE1E8E">
      <w:pPr>
        <w:pStyle w:val="Heading2"/>
        <w:jc w:val="both"/>
        <w:rPr>
          <w:rFonts w:asciiTheme="minorHAnsi" w:hAnsiTheme="minorHAnsi" w:cstheme="minorHAnsi"/>
        </w:rPr>
      </w:pPr>
      <w:bookmarkStart w:id="32" w:name="_Toc151574589"/>
      <w:r w:rsidRPr="00BF662B">
        <w:rPr>
          <w:rFonts w:asciiTheme="minorHAnsi" w:hAnsiTheme="minorHAnsi" w:cstheme="minorHAnsi"/>
        </w:rPr>
        <w:t>2.4.3 Product Risks</w:t>
      </w:r>
      <w:bookmarkEnd w:id="32"/>
    </w:p>
    <w:tbl>
      <w:tblPr>
        <w:tblW w:w="1026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0"/>
        <w:gridCol w:w="2518"/>
        <w:gridCol w:w="2454"/>
        <w:gridCol w:w="2560"/>
      </w:tblGrid>
      <w:tr w:rsidR="0030486C" w14:paraId="6D98BC10" w14:textId="77777777" w:rsidTr="003076B4">
        <w:trPr>
          <w:trHeight w:val="423"/>
        </w:trPr>
        <w:tc>
          <w:tcPr>
            <w:tcW w:w="5248" w:type="dxa"/>
            <w:gridSpan w:val="2"/>
            <w:vAlign w:val="center"/>
          </w:tcPr>
          <w:p w14:paraId="7AC0E677" w14:textId="485EAB19" w:rsidR="2C417001" w:rsidRPr="00CE1E8E" w:rsidRDefault="72794DF1" w:rsidP="007E76E5">
            <w:pPr>
              <w:spacing w:after="0" w:line="240" w:lineRule="auto"/>
              <w:jc w:val="both"/>
              <w:rPr>
                <w:b/>
              </w:rPr>
            </w:pPr>
            <w:r w:rsidRPr="00CE1E8E">
              <w:rPr>
                <w:b/>
              </w:rPr>
              <w:t>R</w:t>
            </w:r>
            <w:r w:rsidR="05EEC1B3" w:rsidRPr="00CE1E8E">
              <w:rPr>
                <w:b/>
              </w:rPr>
              <w:t>10</w:t>
            </w:r>
            <w:r w:rsidR="2C417001" w:rsidRPr="00CE1E8E">
              <w:rPr>
                <w:b/>
              </w:rPr>
              <w:t xml:space="preserve"> Poor UI/UX design</w:t>
            </w:r>
          </w:p>
        </w:tc>
        <w:tc>
          <w:tcPr>
            <w:tcW w:w="2454" w:type="dxa"/>
            <w:vAlign w:val="center"/>
          </w:tcPr>
          <w:p w14:paraId="29EE43F7" w14:textId="59682D18" w:rsidR="2C417001" w:rsidRPr="00CE1E8E" w:rsidRDefault="05B81EBC" w:rsidP="162CA27E">
            <w:pPr>
              <w:spacing w:line="240" w:lineRule="auto"/>
              <w:jc w:val="both"/>
              <w:rPr>
                <w:b/>
                <w:bCs/>
                <w:color w:val="ED7D31" w:themeColor="accent2"/>
              </w:rPr>
            </w:pPr>
            <w:r w:rsidRPr="4C3DA19D">
              <w:rPr>
                <w:b/>
                <w:bCs/>
                <w:color w:val="92D050"/>
              </w:rPr>
              <w:t xml:space="preserve">Insignificant </w:t>
            </w:r>
            <w:r w:rsidR="2FFA88D3" w:rsidRPr="4C3DA19D">
              <w:rPr>
                <w:b/>
                <w:bCs/>
                <w:color w:val="92D050"/>
              </w:rPr>
              <w:t>Impact</w:t>
            </w:r>
          </w:p>
        </w:tc>
        <w:tc>
          <w:tcPr>
            <w:tcW w:w="2559" w:type="dxa"/>
            <w:vAlign w:val="center"/>
          </w:tcPr>
          <w:p w14:paraId="1A19CD3F" w14:textId="61A6294B" w:rsidR="7944E768" w:rsidRPr="00CE1E8E" w:rsidRDefault="219B0F26" w:rsidP="4C3DA19D">
            <w:pPr>
              <w:spacing w:line="240" w:lineRule="auto"/>
              <w:jc w:val="both"/>
              <w:rPr>
                <w:b/>
                <w:bCs/>
                <w:color w:val="FF0000"/>
              </w:rPr>
            </w:pPr>
            <w:r w:rsidRPr="4C3DA19D">
              <w:rPr>
                <w:b/>
                <w:bCs/>
                <w:color w:val="FF0000"/>
              </w:rPr>
              <w:t xml:space="preserve">Very </w:t>
            </w:r>
            <w:r w:rsidR="7944E768" w:rsidRPr="4C3DA19D">
              <w:rPr>
                <w:b/>
                <w:bCs/>
                <w:color w:val="FF0000"/>
              </w:rPr>
              <w:t>Likely</w:t>
            </w:r>
          </w:p>
        </w:tc>
      </w:tr>
      <w:tr w:rsidR="00984E65" w14:paraId="16C83831" w14:textId="77777777" w:rsidTr="003076B4">
        <w:trPr>
          <w:trHeight w:val="632"/>
        </w:trPr>
        <w:tc>
          <w:tcPr>
            <w:tcW w:w="2730" w:type="dxa"/>
            <w:vAlign w:val="center"/>
          </w:tcPr>
          <w:p w14:paraId="028FC2CF" w14:textId="77777777" w:rsidR="7944E768" w:rsidRPr="00CE1E8E" w:rsidRDefault="7944E768" w:rsidP="007E76E5">
            <w:pPr>
              <w:spacing w:line="240" w:lineRule="auto"/>
              <w:jc w:val="both"/>
              <w:rPr>
                <w:b/>
              </w:rPr>
            </w:pPr>
            <w:r w:rsidRPr="00CE1E8E">
              <w:rPr>
                <w:b/>
              </w:rPr>
              <w:t>Description</w:t>
            </w:r>
          </w:p>
        </w:tc>
        <w:tc>
          <w:tcPr>
            <w:tcW w:w="7532" w:type="dxa"/>
            <w:gridSpan w:val="3"/>
          </w:tcPr>
          <w:p w14:paraId="13E44216" w14:textId="736AE2F9" w:rsidR="7944E768" w:rsidRPr="00CE1E8E" w:rsidRDefault="0D4E727D" w:rsidP="007E76E5">
            <w:pPr>
              <w:spacing w:after="0" w:line="240" w:lineRule="auto"/>
              <w:jc w:val="both"/>
            </w:pPr>
            <w:r w:rsidRPr="00CE1E8E">
              <w:t>The client has requested that the product be easy to use and set up</w:t>
            </w:r>
            <w:r w:rsidR="7EAF5410" w:rsidRPr="00CE1E8E">
              <w:t>.</w:t>
            </w:r>
            <w:r w:rsidR="60F23237" w:rsidRPr="00CE1E8E">
              <w:t xml:space="preserve"> </w:t>
            </w:r>
            <w:r w:rsidR="60F23237" w:rsidRPr="00BF662B">
              <w:rPr>
                <w:rFonts w:eastAsia="Calibri" w:cstheme="minorHAnsi"/>
              </w:rPr>
              <w:t>However, the team lacks prior experience in user interface and experience design, which may pose a challenge to achieving this goal.</w:t>
            </w:r>
          </w:p>
        </w:tc>
      </w:tr>
      <w:tr w:rsidR="00984E65" w14:paraId="51F20B56" w14:textId="77777777" w:rsidTr="003076B4">
        <w:trPr>
          <w:trHeight w:val="632"/>
        </w:trPr>
        <w:tc>
          <w:tcPr>
            <w:tcW w:w="2730" w:type="dxa"/>
            <w:vAlign w:val="center"/>
          </w:tcPr>
          <w:p w14:paraId="05A8AE51" w14:textId="2A0D6379" w:rsidR="7944E768" w:rsidRPr="00CE1E8E" w:rsidRDefault="7944E768" w:rsidP="007E76E5">
            <w:pPr>
              <w:spacing w:line="240" w:lineRule="auto"/>
              <w:jc w:val="both"/>
              <w:rPr>
                <w:b/>
              </w:rPr>
            </w:pPr>
            <w:r w:rsidRPr="00CE1E8E">
              <w:rPr>
                <w:b/>
              </w:rPr>
              <w:t>Mitigation strategy</w:t>
            </w:r>
          </w:p>
        </w:tc>
        <w:tc>
          <w:tcPr>
            <w:tcW w:w="7532" w:type="dxa"/>
            <w:gridSpan w:val="3"/>
          </w:tcPr>
          <w:p w14:paraId="51EFE846" w14:textId="117E3BC0" w:rsidR="7944E768" w:rsidRDefault="13E6FF07" w:rsidP="007E76E5">
            <w:pPr>
              <w:spacing w:line="240" w:lineRule="auto"/>
              <w:jc w:val="both"/>
            </w:pPr>
            <w:r w:rsidRPr="00BF662B">
              <w:rPr>
                <w:rFonts w:eastAsia="Calibri" w:cstheme="minorHAnsi"/>
              </w:rPr>
              <w:t>We will study existing apps for inspiration for the interface and experience design. Additionally, we will extensively document the intended system operation and adhere to the KISS (Keep It Simple, Stupid) principle in our interface design to minimize complexity.</w:t>
            </w:r>
          </w:p>
        </w:tc>
      </w:tr>
    </w:tbl>
    <w:p w14:paraId="01298124" w14:textId="3488C762" w:rsidR="7944E768" w:rsidRDefault="7944E768" w:rsidP="00BD6ACB">
      <w:pPr>
        <w:jc w:val="both"/>
      </w:pPr>
    </w:p>
    <w:p w14:paraId="136BA76E" w14:textId="77777777" w:rsidR="003076B4" w:rsidRDefault="003076B4" w:rsidP="00BD6ACB">
      <w:pPr>
        <w:jc w:val="both"/>
      </w:pPr>
    </w:p>
    <w:p w14:paraId="1E2C3939" w14:textId="77777777" w:rsidR="003076B4" w:rsidRDefault="003076B4" w:rsidP="00BD6ACB">
      <w:pPr>
        <w:jc w:val="both"/>
      </w:pPr>
    </w:p>
    <w:tbl>
      <w:tblPr>
        <w:tblW w:w="1036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4"/>
        <w:gridCol w:w="3494"/>
        <w:gridCol w:w="2470"/>
        <w:gridCol w:w="2588"/>
      </w:tblGrid>
      <w:tr w:rsidR="00477C7F" w14:paraId="42D30045" w14:textId="77777777" w:rsidTr="00B41CE3">
        <w:trPr>
          <w:trHeight w:val="274"/>
        </w:trPr>
        <w:tc>
          <w:tcPr>
            <w:tcW w:w="5308" w:type="dxa"/>
            <w:gridSpan w:val="2"/>
            <w:vAlign w:val="center"/>
          </w:tcPr>
          <w:p w14:paraId="4534438F" w14:textId="1FAE4365" w:rsidR="7944E768" w:rsidRPr="009B082D" w:rsidRDefault="7A4B4579" w:rsidP="007E76E5">
            <w:pPr>
              <w:spacing w:after="0" w:line="240" w:lineRule="auto"/>
              <w:jc w:val="both"/>
              <w:rPr>
                <w:b/>
              </w:rPr>
            </w:pPr>
            <w:r w:rsidRPr="009B082D">
              <w:rPr>
                <w:b/>
              </w:rPr>
              <w:t>R</w:t>
            </w:r>
            <w:r w:rsidR="20F665EE" w:rsidRPr="009B082D">
              <w:rPr>
                <w:b/>
              </w:rPr>
              <w:t xml:space="preserve">11 </w:t>
            </w:r>
            <w:r w:rsidRPr="009B082D">
              <w:rPr>
                <w:b/>
              </w:rPr>
              <w:t>Unclear Project Scope</w:t>
            </w:r>
          </w:p>
        </w:tc>
        <w:tc>
          <w:tcPr>
            <w:tcW w:w="2470" w:type="dxa"/>
            <w:vAlign w:val="center"/>
          </w:tcPr>
          <w:p w14:paraId="31AF53AF" w14:textId="0C52C774" w:rsidR="7944E768" w:rsidRPr="009B082D" w:rsidRDefault="7944E768" w:rsidP="007E76E5">
            <w:pPr>
              <w:spacing w:line="240" w:lineRule="auto"/>
              <w:jc w:val="both"/>
              <w:rPr>
                <w:b/>
                <w:color w:val="ED7D31" w:themeColor="accent2"/>
              </w:rPr>
            </w:pPr>
            <w:r w:rsidRPr="009B082D">
              <w:rPr>
                <w:b/>
                <w:color w:val="ED7D31" w:themeColor="accent2"/>
              </w:rPr>
              <w:t>Moderate Impact</w:t>
            </w:r>
          </w:p>
        </w:tc>
        <w:tc>
          <w:tcPr>
            <w:tcW w:w="2588" w:type="dxa"/>
            <w:vAlign w:val="center"/>
          </w:tcPr>
          <w:p w14:paraId="780590EF" w14:textId="37C8A43D" w:rsidR="7944E768" w:rsidRPr="009B082D" w:rsidRDefault="7489B605" w:rsidP="4C3DA19D">
            <w:pPr>
              <w:spacing w:after="0" w:line="240" w:lineRule="auto"/>
              <w:jc w:val="both"/>
              <w:rPr>
                <w:b/>
                <w:bCs/>
                <w:color w:val="FF0000"/>
              </w:rPr>
            </w:pPr>
            <w:r w:rsidRPr="4C3DA19D">
              <w:rPr>
                <w:b/>
                <w:bCs/>
                <w:color w:val="FF0000"/>
              </w:rPr>
              <w:t>Very Likely</w:t>
            </w:r>
          </w:p>
        </w:tc>
      </w:tr>
      <w:tr w:rsidR="00477C7F" w14:paraId="26B5FB73" w14:textId="77777777" w:rsidTr="00B41CE3">
        <w:trPr>
          <w:trHeight w:val="691"/>
        </w:trPr>
        <w:tc>
          <w:tcPr>
            <w:tcW w:w="1814" w:type="dxa"/>
            <w:vAlign w:val="center"/>
          </w:tcPr>
          <w:p w14:paraId="0E70EE56" w14:textId="77777777" w:rsidR="7944E768" w:rsidRPr="009B082D" w:rsidRDefault="7944E768" w:rsidP="007E76E5">
            <w:pPr>
              <w:spacing w:line="240" w:lineRule="auto"/>
              <w:jc w:val="both"/>
              <w:rPr>
                <w:b/>
              </w:rPr>
            </w:pPr>
            <w:r w:rsidRPr="009B082D">
              <w:rPr>
                <w:b/>
              </w:rPr>
              <w:t>Description</w:t>
            </w:r>
          </w:p>
        </w:tc>
        <w:tc>
          <w:tcPr>
            <w:tcW w:w="8552" w:type="dxa"/>
            <w:gridSpan w:val="3"/>
          </w:tcPr>
          <w:p w14:paraId="3DBD25AE" w14:textId="03CA9BB0" w:rsidR="7944E768" w:rsidRPr="00BF662B" w:rsidRDefault="3B9C9357" w:rsidP="007E76E5">
            <w:pPr>
              <w:spacing w:line="240" w:lineRule="auto"/>
              <w:jc w:val="both"/>
              <w:rPr>
                <w:rFonts w:eastAsia="Calibri" w:cstheme="minorHAnsi"/>
              </w:rPr>
            </w:pPr>
            <w:r w:rsidRPr="00BF662B">
              <w:rPr>
                <w:rFonts w:eastAsia="Calibri" w:cstheme="minorHAnsi"/>
              </w:rPr>
              <w:t xml:space="preserve">There is a risk that the </w:t>
            </w:r>
            <w:r w:rsidR="52ABB995" w:rsidRPr="00BF662B">
              <w:rPr>
                <w:rFonts w:eastAsia="Calibri" w:cstheme="minorHAnsi"/>
              </w:rPr>
              <w:t xml:space="preserve">development team </w:t>
            </w:r>
            <w:r w:rsidRPr="00BF662B">
              <w:rPr>
                <w:rFonts w:eastAsia="Calibri" w:cstheme="minorHAnsi"/>
              </w:rPr>
              <w:t>might</w:t>
            </w:r>
            <w:r w:rsidR="52ABB995" w:rsidRPr="00BF662B">
              <w:rPr>
                <w:rFonts w:eastAsia="Calibri" w:cstheme="minorHAnsi"/>
              </w:rPr>
              <w:t xml:space="preserve"> misinterpret the </w:t>
            </w:r>
            <w:r w:rsidRPr="00BF662B">
              <w:rPr>
                <w:rFonts w:eastAsia="Calibri" w:cstheme="minorHAnsi"/>
              </w:rPr>
              <w:t xml:space="preserve">project's </w:t>
            </w:r>
            <w:r w:rsidR="38D33ABE" w:rsidRPr="00BF662B">
              <w:rPr>
                <w:rFonts w:eastAsia="Calibri" w:cstheme="minorHAnsi"/>
              </w:rPr>
              <w:t xml:space="preserve">scope and the client’s </w:t>
            </w:r>
            <w:r w:rsidR="035626C8" w:rsidRPr="00BF662B">
              <w:rPr>
                <w:rFonts w:eastAsia="Calibri" w:cstheme="minorHAnsi"/>
              </w:rPr>
              <w:t>requirements</w:t>
            </w:r>
            <w:r w:rsidR="52ABB995" w:rsidRPr="00BF662B">
              <w:rPr>
                <w:rFonts w:eastAsia="Calibri" w:cstheme="minorHAnsi"/>
              </w:rPr>
              <w:t xml:space="preserve"> and </w:t>
            </w:r>
            <w:r w:rsidR="71740ABA" w:rsidRPr="00BF662B">
              <w:rPr>
                <w:rFonts w:eastAsia="Calibri" w:cstheme="minorHAnsi"/>
              </w:rPr>
              <w:t>use case</w:t>
            </w:r>
            <w:r w:rsidRPr="00BF662B">
              <w:rPr>
                <w:rFonts w:eastAsia="Calibri" w:cstheme="minorHAnsi"/>
              </w:rPr>
              <w:t>, potentially leading to the incorporation</w:t>
            </w:r>
            <w:r w:rsidR="52ABB995" w:rsidRPr="00BF662B">
              <w:rPr>
                <w:rFonts w:eastAsia="Calibri" w:cstheme="minorHAnsi"/>
              </w:rPr>
              <w:t xml:space="preserve"> of features that may not be useful </w:t>
            </w:r>
            <w:r w:rsidR="2700B7B6" w:rsidRPr="00BF662B">
              <w:rPr>
                <w:rFonts w:eastAsia="Calibri" w:cstheme="minorHAnsi"/>
              </w:rPr>
              <w:t xml:space="preserve">or </w:t>
            </w:r>
            <w:r w:rsidRPr="00BF662B">
              <w:rPr>
                <w:rFonts w:eastAsia="Calibri" w:cstheme="minorHAnsi"/>
              </w:rPr>
              <w:t xml:space="preserve">otherwise </w:t>
            </w:r>
            <w:r w:rsidR="2700B7B6" w:rsidRPr="00BF662B">
              <w:rPr>
                <w:rFonts w:eastAsia="Calibri" w:cstheme="minorHAnsi"/>
              </w:rPr>
              <w:t xml:space="preserve">inconvenience </w:t>
            </w:r>
            <w:r w:rsidR="52ABB995" w:rsidRPr="00BF662B">
              <w:rPr>
                <w:rFonts w:eastAsia="Calibri" w:cstheme="minorHAnsi"/>
              </w:rPr>
              <w:t>the client</w:t>
            </w:r>
            <w:r w:rsidRPr="00BF662B">
              <w:rPr>
                <w:rFonts w:eastAsia="Calibri" w:cstheme="minorHAnsi"/>
              </w:rPr>
              <w:t>.</w:t>
            </w:r>
          </w:p>
        </w:tc>
      </w:tr>
      <w:tr w:rsidR="00477C7F" w14:paraId="7508BB6F" w14:textId="77777777" w:rsidTr="00B41CE3">
        <w:trPr>
          <w:trHeight w:val="705"/>
        </w:trPr>
        <w:tc>
          <w:tcPr>
            <w:tcW w:w="1814" w:type="dxa"/>
            <w:vAlign w:val="center"/>
          </w:tcPr>
          <w:p w14:paraId="24F4414F" w14:textId="2A0D6379" w:rsidR="7944E768" w:rsidRPr="009B082D" w:rsidRDefault="7944E768" w:rsidP="007E76E5">
            <w:pPr>
              <w:spacing w:line="240" w:lineRule="auto"/>
              <w:jc w:val="both"/>
              <w:rPr>
                <w:b/>
              </w:rPr>
            </w:pPr>
            <w:r w:rsidRPr="009B082D">
              <w:rPr>
                <w:b/>
              </w:rPr>
              <w:t>Mitigation strategy</w:t>
            </w:r>
          </w:p>
        </w:tc>
        <w:tc>
          <w:tcPr>
            <w:tcW w:w="8552" w:type="dxa"/>
            <w:gridSpan w:val="3"/>
          </w:tcPr>
          <w:p w14:paraId="6A559EE3" w14:textId="16D02DEA" w:rsidR="7944E768" w:rsidRPr="00BF662B" w:rsidRDefault="49E2E704" w:rsidP="7F00C478">
            <w:pPr>
              <w:spacing w:line="240" w:lineRule="auto"/>
              <w:jc w:val="both"/>
              <w:rPr>
                <w:rFonts w:eastAsia="Calibri"/>
              </w:rPr>
            </w:pPr>
            <w:r w:rsidRPr="7F00C478">
              <w:rPr>
                <w:rFonts w:eastAsia="Calibri"/>
              </w:rPr>
              <w:t xml:space="preserve">To mitigate this risk, we </w:t>
            </w:r>
            <w:r w:rsidR="3BA33799" w:rsidRPr="7F00C478">
              <w:rPr>
                <w:rFonts w:eastAsia="Calibri"/>
              </w:rPr>
              <w:t xml:space="preserve">have </w:t>
            </w:r>
            <w:r w:rsidRPr="7F00C478">
              <w:rPr>
                <w:rFonts w:eastAsia="Calibri"/>
              </w:rPr>
              <w:t>thoroughly reviewed</w:t>
            </w:r>
            <w:r w:rsidR="3BA33799" w:rsidRPr="7F00C478">
              <w:rPr>
                <w:rFonts w:eastAsia="Calibri"/>
              </w:rPr>
              <w:t xml:space="preserve"> the </w:t>
            </w:r>
            <w:r w:rsidRPr="7F00C478">
              <w:rPr>
                <w:rFonts w:eastAsia="Calibri"/>
              </w:rPr>
              <w:t>client's</w:t>
            </w:r>
            <w:r w:rsidR="3BA33799" w:rsidRPr="7F00C478">
              <w:rPr>
                <w:rFonts w:eastAsia="Calibri"/>
              </w:rPr>
              <w:t xml:space="preserve"> research paper </w:t>
            </w:r>
            <w:r w:rsidR="6BE7AB3E" w:rsidRPr="7F00C478">
              <w:rPr>
                <w:rFonts w:eastAsia="Calibri"/>
              </w:rPr>
              <w:t>[</w:t>
            </w:r>
            <w:r w:rsidR="5066EC9F" w:rsidRPr="7F00C478">
              <w:rPr>
                <w:rFonts w:eastAsia="Calibri"/>
              </w:rPr>
              <w:t>1</w:t>
            </w:r>
            <w:r w:rsidR="148C6C34" w:rsidRPr="7F00C478">
              <w:rPr>
                <w:rFonts w:eastAsia="Calibri"/>
              </w:rPr>
              <w:t>]</w:t>
            </w:r>
            <w:r w:rsidR="3BA33799" w:rsidRPr="7F00C478">
              <w:rPr>
                <w:rFonts w:eastAsia="Calibri"/>
              </w:rPr>
              <w:t xml:space="preserve"> and </w:t>
            </w:r>
            <w:r w:rsidR="5066EC9F" w:rsidRPr="7F00C478">
              <w:rPr>
                <w:rFonts w:eastAsia="Calibri"/>
              </w:rPr>
              <w:t>will continuously communicate</w:t>
            </w:r>
            <w:r w:rsidR="516DC045" w:rsidRPr="7F00C478">
              <w:rPr>
                <w:rFonts w:eastAsia="Calibri"/>
              </w:rPr>
              <w:t xml:space="preserve"> with the client for clarification. We </w:t>
            </w:r>
            <w:r w:rsidR="3BA33799" w:rsidRPr="7F00C478">
              <w:rPr>
                <w:rFonts w:eastAsia="Calibri"/>
              </w:rPr>
              <w:t xml:space="preserve">will </w:t>
            </w:r>
            <w:r w:rsidRPr="7F00C478">
              <w:rPr>
                <w:rFonts w:eastAsia="Calibri"/>
              </w:rPr>
              <w:t>base the implementation of</w:t>
            </w:r>
            <w:r w:rsidR="3BA33799" w:rsidRPr="7F00C478">
              <w:rPr>
                <w:rFonts w:eastAsia="Calibri"/>
              </w:rPr>
              <w:t xml:space="preserve"> features on </w:t>
            </w:r>
            <w:r w:rsidR="121483CB" w:rsidRPr="7F00C478">
              <w:rPr>
                <w:rFonts w:eastAsia="Calibri"/>
              </w:rPr>
              <w:t>the clients</w:t>
            </w:r>
            <w:r w:rsidR="3BA33799" w:rsidRPr="7F00C478">
              <w:rPr>
                <w:rFonts w:eastAsia="Calibri"/>
              </w:rPr>
              <w:t xml:space="preserve"> </w:t>
            </w:r>
            <w:r w:rsidRPr="7F00C478">
              <w:rPr>
                <w:rFonts w:eastAsia="Calibri"/>
              </w:rPr>
              <w:t xml:space="preserve">explicitly </w:t>
            </w:r>
            <w:r w:rsidR="3BA33799" w:rsidRPr="7F00C478">
              <w:rPr>
                <w:rFonts w:eastAsia="Calibri"/>
              </w:rPr>
              <w:t>stated goals and requireme</w:t>
            </w:r>
            <w:r w:rsidR="7C3ACD94" w:rsidRPr="7F00C478">
              <w:rPr>
                <w:rFonts w:eastAsia="Calibri"/>
              </w:rPr>
              <w:t>nts</w:t>
            </w:r>
            <w:r w:rsidRPr="7F00C478">
              <w:rPr>
                <w:rFonts w:eastAsia="Calibri"/>
              </w:rPr>
              <w:t>.</w:t>
            </w:r>
          </w:p>
        </w:tc>
      </w:tr>
    </w:tbl>
    <w:p w14:paraId="67279AB3" w14:textId="23E187BF" w:rsidR="7F00C478" w:rsidRDefault="7F00C478" w:rsidP="7F00C478">
      <w:pPr>
        <w:jc w:val="both"/>
      </w:pPr>
    </w:p>
    <w:p w14:paraId="0D0C528E" w14:textId="25FE6EED" w:rsidR="7944E768" w:rsidRPr="00BF662B" w:rsidRDefault="04A27B6A" w:rsidP="009E38EB">
      <w:pPr>
        <w:pStyle w:val="Heading2"/>
        <w:jc w:val="both"/>
        <w:rPr>
          <w:rFonts w:asciiTheme="minorHAnsi" w:hAnsiTheme="minorHAnsi" w:cstheme="minorHAnsi"/>
        </w:rPr>
      </w:pPr>
      <w:bookmarkStart w:id="33" w:name="_Toc151574590"/>
      <w:r w:rsidRPr="00BF662B">
        <w:rPr>
          <w:rFonts w:asciiTheme="minorHAnsi" w:hAnsiTheme="minorHAnsi" w:cstheme="minorHAnsi"/>
        </w:rPr>
        <w:t>2.4.</w:t>
      </w:r>
      <w:r w:rsidR="2A0F9AFB" w:rsidRPr="00BF662B">
        <w:rPr>
          <w:rFonts w:asciiTheme="minorHAnsi" w:hAnsiTheme="minorHAnsi" w:cstheme="minorHAnsi"/>
        </w:rPr>
        <w:t>4</w:t>
      </w:r>
      <w:r w:rsidRPr="00BF662B">
        <w:rPr>
          <w:rFonts w:asciiTheme="minorHAnsi" w:hAnsiTheme="minorHAnsi" w:cstheme="minorHAnsi"/>
        </w:rPr>
        <w:t xml:space="preserve"> External</w:t>
      </w:r>
      <w:r w:rsidR="27D44848" w:rsidRPr="00BF662B">
        <w:rPr>
          <w:rFonts w:asciiTheme="minorHAnsi" w:hAnsiTheme="minorHAnsi" w:cstheme="minorHAnsi"/>
        </w:rPr>
        <w:t xml:space="preserve"> </w:t>
      </w:r>
      <w:r w:rsidRPr="00BF662B">
        <w:rPr>
          <w:rFonts w:asciiTheme="minorHAnsi" w:hAnsiTheme="minorHAnsi" w:cstheme="minorHAnsi"/>
        </w:rPr>
        <w:t>Unpredictable Risks</w:t>
      </w:r>
      <w:bookmarkEnd w:id="33"/>
    </w:p>
    <w:tbl>
      <w:tblPr>
        <w:tblW w:w="10470"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4"/>
        <w:gridCol w:w="3541"/>
        <w:gridCol w:w="2491"/>
        <w:gridCol w:w="2624"/>
      </w:tblGrid>
      <w:tr w:rsidR="00202224" w14:paraId="5A819C3A" w14:textId="77777777" w:rsidTr="00B41CE3">
        <w:trPr>
          <w:trHeight w:val="349"/>
        </w:trPr>
        <w:tc>
          <w:tcPr>
            <w:tcW w:w="5355" w:type="dxa"/>
            <w:gridSpan w:val="2"/>
            <w:vAlign w:val="center"/>
          </w:tcPr>
          <w:p w14:paraId="5CAC6B2A" w14:textId="11E4E07F" w:rsidR="7944E768" w:rsidRPr="00821E8C" w:rsidRDefault="60FC751A" w:rsidP="007E76E5">
            <w:pPr>
              <w:spacing w:after="0" w:line="240" w:lineRule="auto"/>
              <w:jc w:val="both"/>
              <w:rPr>
                <w:b/>
              </w:rPr>
            </w:pPr>
            <w:r w:rsidRPr="00821E8C">
              <w:rPr>
                <w:b/>
              </w:rPr>
              <w:t>R</w:t>
            </w:r>
            <w:r w:rsidR="49203224" w:rsidRPr="00821E8C">
              <w:rPr>
                <w:b/>
              </w:rPr>
              <w:t>1</w:t>
            </w:r>
            <w:r w:rsidR="42C3196D" w:rsidRPr="00821E8C">
              <w:rPr>
                <w:b/>
              </w:rPr>
              <w:t>2</w:t>
            </w:r>
            <w:r w:rsidR="7944E768" w:rsidRPr="00821E8C">
              <w:rPr>
                <w:b/>
              </w:rPr>
              <w:t xml:space="preserve"> </w:t>
            </w:r>
            <w:r w:rsidR="08AC0CEE" w:rsidRPr="00821E8C">
              <w:rPr>
                <w:b/>
              </w:rPr>
              <w:t>Team illness</w:t>
            </w:r>
          </w:p>
        </w:tc>
        <w:tc>
          <w:tcPr>
            <w:tcW w:w="2491" w:type="dxa"/>
            <w:vAlign w:val="center"/>
          </w:tcPr>
          <w:p w14:paraId="50DE5F40" w14:textId="0C52C774" w:rsidR="7944E768" w:rsidRPr="00821E8C" w:rsidRDefault="7944E768" w:rsidP="007E76E5">
            <w:pPr>
              <w:spacing w:line="240" w:lineRule="auto"/>
              <w:jc w:val="both"/>
              <w:rPr>
                <w:b/>
                <w:color w:val="ED7D31" w:themeColor="accent2"/>
              </w:rPr>
            </w:pPr>
            <w:r w:rsidRPr="00821E8C">
              <w:rPr>
                <w:b/>
                <w:color w:val="ED7D31" w:themeColor="accent2"/>
              </w:rPr>
              <w:t>Moderate Impact</w:t>
            </w:r>
          </w:p>
        </w:tc>
        <w:tc>
          <w:tcPr>
            <w:tcW w:w="2624" w:type="dxa"/>
            <w:vAlign w:val="center"/>
          </w:tcPr>
          <w:p w14:paraId="32752267" w14:textId="0434C640" w:rsidR="43D961C5" w:rsidRPr="00821E8C" w:rsidRDefault="43D961C5" w:rsidP="007E76E5">
            <w:pPr>
              <w:spacing w:line="240" w:lineRule="auto"/>
              <w:jc w:val="both"/>
              <w:rPr>
                <w:b/>
                <w:color w:val="92D050"/>
              </w:rPr>
            </w:pPr>
            <w:r w:rsidRPr="00821E8C">
              <w:rPr>
                <w:b/>
                <w:color w:val="92D050"/>
              </w:rPr>
              <w:t>Unlikely</w:t>
            </w:r>
          </w:p>
        </w:tc>
      </w:tr>
      <w:tr w:rsidR="00202224" w14:paraId="7024B80C" w14:textId="77777777" w:rsidTr="00B41CE3">
        <w:trPr>
          <w:trHeight w:val="649"/>
        </w:trPr>
        <w:tc>
          <w:tcPr>
            <w:tcW w:w="1814" w:type="dxa"/>
            <w:vAlign w:val="center"/>
          </w:tcPr>
          <w:p w14:paraId="4C410444" w14:textId="77777777" w:rsidR="7944E768" w:rsidRPr="00821E8C" w:rsidRDefault="7944E768" w:rsidP="007E76E5">
            <w:pPr>
              <w:spacing w:line="240" w:lineRule="auto"/>
              <w:jc w:val="both"/>
              <w:rPr>
                <w:b/>
              </w:rPr>
            </w:pPr>
            <w:r w:rsidRPr="00821E8C">
              <w:rPr>
                <w:b/>
              </w:rPr>
              <w:t>Description</w:t>
            </w:r>
          </w:p>
        </w:tc>
        <w:tc>
          <w:tcPr>
            <w:tcW w:w="8656" w:type="dxa"/>
            <w:gridSpan w:val="3"/>
          </w:tcPr>
          <w:p w14:paraId="0E8B9DA2" w14:textId="55F4C40A" w:rsidR="7944E768" w:rsidRDefault="219D8A07" w:rsidP="007E76E5">
            <w:pPr>
              <w:spacing w:line="240" w:lineRule="auto"/>
              <w:jc w:val="both"/>
            </w:pPr>
            <w:r w:rsidRPr="00BF662B">
              <w:rPr>
                <w:rFonts w:eastAsia="Calibri" w:cstheme="minorHAnsi"/>
              </w:rPr>
              <w:t>There is a potential risk of team</w:t>
            </w:r>
            <w:r w:rsidR="248EB370" w:rsidRPr="00BF662B">
              <w:rPr>
                <w:rFonts w:eastAsia="Calibri" w:cstheme="minorHAnsi"/>
              </w:rPr>
              <w:t xml:space="preserve"> members </w:t>
            </w:r>
            <w:r w:rsidRPr="00BF662B">
              <w:rPr>
                <w:rFonts w:eastAsia="Calibri" w:cstheme="minorHAnsi"/>
              </w:rPr>
              <w:t>falling</w:t>
            </w:r>
            <w:r w:rsidR="248EB370" w:rsidRPr="00BF662B">
              <w:rPr>
                <w:rFonts w:eastAsia="Calibri" w:cstheme="minorHAnsi"/>
              </w:rPr>
              <w:t xml:space="preserve"> ill during the project or </w:t>
            </w:r>
            <w:r w:rsidRPr="00BF662B">
              <w:rPr>
                <w:rFonts w:eastAsia="Calibri" w:cstheme="minorHAnsi"/>
              </w:rPr>
              <w:t>experiencing issues</w:t>
            </w:r>
            <w:r w:rsidR="248EB370" w:rsidRPr="00BF662B">
              <w:rPr>
                <w:rFonts w:eastAsia="Calibri" w:cstheme="minorHAnsi"/>
              </w:rPr>
              <w:t xml:space="preserve"> such as motion sickness in VR</w:t>
            </w:r>
            <w:r w:rsidRPr="00BF662B">
              <w:rPr>
                <w:rFonts w:eastAsia="Calibri" w:cstheme="minorHAnsi"/>
              </w:rPr>
              <w:t xml:space="preserve">. This could lead to a reduction in </w:t>
            </w:r>
            <w:r w:rsidR="692435FD" w:rsidRPr="00BF662B">
              <w:rPr>
                <w:rFonts w:eastAsia="Calibri" w:cstheme="minorHAnsi"/>
              </w:rPr>
              <w:t xml:space="preserve">available </w:t>
            </w:r>
            <w:r w:rsidRPr="00BF662B">
              <w:rPr>
                <w:rFonts w:eastAsia="Calibri" w:cstheme="minorHAnsi"/>
              </w:rPr>
              <w:t xml:space="preserve">manpower </w:t>
            </w:r>
            <w:r w:rsidR="692435FD" w:rsidRPr="00BF662B">
              <w:rPr>
                <w:rFonts w:eastAsia="Calibri" w:cstheme="minorHAnsi"/>
              </w:rPr>
              <w:t>for development</w:t>
            </w:r>
            <w:r w:rsidRPr="00BF662B">
              <w:rPr>
                <w:rFonts w:eastAsia="Calibri" w:cstheme="minorHAnsi"/>
              </w:rPr>
              <w:t>, potentially introducing</w:t>
            </w:r>
            <w:r w:rsidR="692435FD" w:rsidRPr="00BF662B">
              <w:rPr>
                <w:rFonts w:eastAsia="Calibri" w:cstheme="minorHAnsi"/>
              </w:rPr>
              <w:t xml:space="preserve"> delays</w:t>
            </w:r>
            <w:r w:rsidRPr="00BF662B">
              <w:rPr>
                <w:rFonts w:eastAsia="Calibri" w:cstheme="minorHAnsi"/>
              </w:rPr>
              <w:t>.</w:t>
            </w:r>
          </w:p>
        </w:tc>
      </w:tr>
      <w:tr w:rsidR="00202224" w14:paraId="01052021" w14:textId="77777777" w:rsidTr="00B41CE3">
        <w:trPr>
          <w:trHeight w:val="494"/>
        </w:trPr>
        <w:tc>
          <w:tcPr>
            <w:tcW w:w="1814" w:type="dxa"/>
            <w:vAlign w:val="center"/>
          </w:tcPr>
          <w:p w14:paraId="5185B731" w14:textId="2A0D6379" w:rsidR="7944E768" w:rsidRPr="00821E8C" w:rsidRDefault="7944E768" w:rsidP="007E76E5">
            <w:pPr>
              <w:spacing w:line="240" w:lineRule="auto"/>
              <w:jc w:val="both"/>
              <w:rPr>
                <w:b/>
              </w:rPr>
            </w:pPr>
            <w:r w:rsidRPr="00821E8C">
              <w:rPr>
                <w:b/>
              </w:rPr>
              <w:t>Mitigation strategy</w:t>
            </w:r>
          </w:p>
        </w:tc>
        <w:tc>
          <w:tcPr>
            <w:tcW w:w="8656" w:type="dxa"/>
            <w:gridSpan w:val="3"/>
          </w:tcPr>
          <w:p w14:paraId="6F2F6FA2" w14:textId="606A45DB" w:rsidR="7944E768" w:rsidRPr="00BF662B" w:rsidRDefault="6AC1446A" w:rsidP="007E76E5">
            <w:pPr>
              <w:spacing w:line="240" w:lineRule="auto"/>
              <w:jc w:val="both"/>
              <w:rPr>
                <w:rFonts w:eastAsia="Calibri" w:cstheme="minorHAnsi"/>
              </w:rPr>
            </w:pPr>
            <w:r w:rsidRPr="00821E8C">
              <w:t xml:space="preserve">We will </w:t>
            </w:r>
            <w:r w:rsidR="00DA2B5C">
              <w:t xml:space="preserve">communicate outside of </w:t>
            </w:r>
            <w:r w:rsidR="00F2009E">
              <w:t>meetings,</w:t>
            </w:r>
            <w:r w:rsidR="00DA2B5C">
              <w:t xml:space="preserve"> and as we are using the s</w:t>
            </w:r>
            <w:r w:rsidR="0078263E">
              <w:t>crum approach, we can leave team members out of certain sprints if they can’t work due to illness.</w:t>
            </w:r>
          </w:p>
        </w:tc>
      </w:tr>
    </w:tbl>
    <w:p w14:paraId="598C60A1" w14:textId="1A823CD0" w:rsidR="00E46E28" w:rsidRPr="00311F6D" w:rsidRDefault="00E46E28" w:rsidP="00BD6ACB">
      <w:pPr>
        <w:jc w:val="both"/>
      </w:pPr>
    </w:p>
    <w:p w14:paraId="74633357" w14:textId="280F58B6" w:rsidR="001152C8" w:rsidRPr="00BF662B" w:rsidRDefault="001D238B" w:rsidP="7F00C478">
      <w:pPr>
        <w:pStyle w:val="Title"/>
        <w:jc w:val="both"/>
        <w:rPr>
          <w:rFonts w:asciiTheme="minorHAnsi" w:hAnsiTheme="minorHAnsi" w:cstheme="minorBidi"/>
        </w:rPr>
      </w:pPr>
      <w:r w:rsidRPr="7F00C478">
        <w:rPr>
          <w:rFonts w:asciiTheme="minorHAnsi" w:hAnsiTheme="minorHAnsi" w:cstheme="minorBidi"/>
        </w:rPr>
        <w:t xml:space="preserve">3 </w:t>
      </w:r>
      <w:r w:rsidR="001152C8" w:rsidRPr="7F00C478">
        <w:rPr>
          <w:rFonts w:asciiTheme="minorHAnsi" w:hAnsiTheme="minorHAnsi" w:cstheme="minorBidi"/>
        </w:rPr>
        <w:t>Project Development</w:t>
      </w:r>
      <w:r w:rsidR="659EFAA2" w:rsidRPr="7F00C478">
        <w:rPr>
          <w:rFonts w:asciiTheme="minorHAnsi" w:hAnsiTheme="minorHAnsi" w:cstheme="minorBidi"/>
        </w:rPr>
        <w:t>:</w:t>
      </w:r>
    </w:p>
    <w:p w14:paraId="74DA128A" w14:textId="7DA8FB35" w:rsidR="4F2FF98F" w:rsidRPr="00BF662B" w:rsidRDefault="4F2FF98F" w:rsidP="00BD6ACB">
      <w:pPr>
        <w:pStyle w:val="Heading1"/>
        <w:jc w:val="both"/>
        <w:rPr>
          <w:rFonts w:asciiTheme="minorHAnsi" w:hAnsiTheme="minorHAnsi" w:cstheme="minorHAnsi"/>
        </w:rPr>
      </w:pPr>
      <w:bookmarkStart w:id="34" w:name="_Toc151574591"/>
      <w:r w:rsidRPr="00BF662B">
        <w:rPr>
          <w:rFonts w:asciiTheme="minorHAnsi" w:hAnsiTheme="minorHAnsi" w:cstheme="minorHAnsi"/>
        </w:rPr>
        <w:t>3.1 Development Approach</w:t>
      </w:r>
      <w:bookmarkEnd w:id="34"/>
    </w:p>
    <w:p w14:paraId="462CBDCE" w14:textId="77C370E5" w:rsidR="004660EF" w:rsidRPr="008000F5" w:rsidRDefault="00656DDE" w:rsidP="00BD6ACB">
      <w:pPr>
        <w:jc w:val="both"/>
      </w:pPr>
      <w:r w:rsidRPr="67FD103C">
        <w:rPr>
          <w:sz w:val="24"/>
          <w:szCs w:val="24"/>
        </w:rPr>
        <w:t xml:space="preserve">  </w:t>
      </w:r>
      <w:r w:rsidRPr="008000F5">
        <w:t xml:space="preserve">Our development </w:t>
      </w:r>
      <w:r w:rsidR="543E535E" w:rsidRPr="008000F5">
        <w:t>lifecycle</w:t>
      </w:r>
      <w:r w:rsidRPr="008000F5">
        <w:t xml:space="preserve"> will </w:t>
      </w:r>
      <w:r w:rsidR="74F12ED1" w:rsidRPr="008000F5">
        <w:t>focus primarily on the Scrum approach</w:t>
      </w:r>
      <w:r w:rsidR="24E35CB7" w:rsidRPr="008000F5">
        <w:t>. We would like to start off with 2:4-week sprints</w:t>
      </w:r>
      <w:r w:rsidR="007A1831">
        <w:t>,</w:t>
      </w:r>
      <w:r w:rsidR="24E35CB7" w:rsidRPr="008000F5">
        <w:t xml:space="preserve"> and towards the end of our project</w:t>
      </w:r>
      <w:r w:rsidR="007A1831">
        <w:t>,</w:t>
      </w:r>
      <w:r w:rsidR="24E35CB7" w:rsidRPr="008000F5">
        <w:t xml:space="preserve"> we will use 1-week sprints that align with our meetings.</w:t>
      </w:r>
      <w:r w:rsidR="3FF121A4" w:rsidRPr="008000F5">
        <w:t xml:space="preserve"> We plan to use Trello to plan and allocate tasks within sprints and to manage how much work is completed each week.</w:t>
      </w:r>
    </w:p>
    <w:tbl>
      <w:tblPr>
        <w:tblStyle w:val="TableGrid"/>
        <w:tblW w:w="10353" w:type="dxa"/>
        <w:tblInd w:w="-743" w:type="dxa"/>
        <w:tblLayout w:type="fixed"/>
        <w:tblLook w:val="06A0" w:firstRow="1" w:lastRow="0" w:firstColumn="1" w:lastColumn="0" w:noHBand="1" w:noVBand="1"/>
      </w:tblPr>
      <w:tblGrid>
        <w:gridCol w:w="1499"/>
        <w:gridCol w:w="4495"/>
        <w:gridCol w:w="4359"/>
      </w:tblGrid>
      <w:tr w:rsidR="00F309D9" w14:paraId="56251613" w14:textId="77777777" w:rsidTr="003076B4">
        <w:trPr>
          <w:trHeight w:val="300"/>
        </w:trPr>
        <w:tc>
          <w:tcPr>
            <w:tcW w:w="1499" w:type="dxa"/>
          </w:tcPr>
          <w:p w14:paraId="6ED5298D" w14:textId="3C21ED60" w:rsidR="426B7E75" w:rsidRPr="008000F5" w:rsidRDefault="426B7E75" w:rsidP="00BD6ACB">
            <w:pPr>
              <w:jc w:val="both"/>
              <w:rPr>
                <w:b/>
              </w:rPr>
            </w:pPr>
          </w:p>
        </w:tc>
        <w:tc>
          <w:tcPr>
            <w:tcW w:w="4495" w:type="dxa"/>
          </w:tcPr>
          <w:p w14:paraId="4987CE1A" w14:textId="07238BDE" w:rsidR="426B7E75" w:rsidRPr="008000F5" w:rsidRDefault="55B91510" w:rsidP="00BD6ACB">
            <w:pPr>
              <w:jc w:val="both"/>
              <w:rPr>
                <w:b/>
              </w:rPr>
            </w:pPr>
            <w:r w:rsidRPr="1A15D0D0">
              <w:rPr>
                <w:b/>
              </w:rPr>
              <w:t>Waterfall</w:t>
            </w:r>
          </w:p>
        </w:tc>
        <w:tc>
          <w:tcPr>
            <w:tcW w:w="4359" w:type="dxa"/>
          </w:tcPr>
          <w:p w14:paraId="79E10871" w14:textId="6086AB0D" w:rsidR="426B7E75" w:rsidRPr="008000F5" w:rsidRDefault="55B91510" w:rsidP="00BD6ACB">
            <w:pPr>
              <w:jc w:val="both"/>
              <w:rPr>
                <w:b/>
              </w:rPr>
            </w:pPr>
            <w:r w:rsidRPr="1A15D0D0">
              <w:rPr>
                <w:b/>
              </w:rPr>
              <w:t>Scrum</w:t>
            </w:r>
          </w:p>
        </w:tc>
      </w:tr>
      <w:tr w:rsidR="00F309D9" w14:paraId="2BD6B164" w14:textId="77777777" w:rsidTr="003076B4">
        <w:trPr>
          <w:trHeight w:val="300"/>
        </w:trPr>
        <w:tc>
          <w:tcPr>
            <w:tcW w:w="1499" w:type="dxa"/>
          </w:tcPr>
          <w:p w14:paraId="170F2369" w14:textId="15EEC713" w:rsidR="55B91510" w:rsidRPr="008000F5" w:rsidRDefault="55B91510" w:rsidP="00BD6ACB">
            <w:pPr>
              <w:jc w:val="both"/>
              <w:rPr>
                <w:b/>
              </w:rPr>
            </w:pPr>
            <w:r w:rsidRPr="72464995">
              <w:rPr>
                <w:b/>
              </w:rPr>
              <w:t>Methodology</w:t>
            </w:r>
          </w:p>
          <w:p w14:paraId="3F563DBC" w14:textId="15EEC713" w:rsidR="02D9F5C8" w:rsidRPr="008000F5" w:rsidRDefault="02D9F5C8" w:rsidP="00BD6ACB">
            <w:pPr>
              <w:jc w:val="both"/>
              <w:rPr>
                <w:b/>
              </w:rPr>
            </w:pPr>
          </w:p>
        </w:tc>
        <w:tc>
          <w:tcPr>
            <w:tcW w:w="4495" w:type="dxa"/>
          </w:tcPr>
          <w:p w14:paraId="65953A37" w14:textId="27A38E14" w:rsidR="02D9F5C8" w:rsidRPr="007A1831" w:rsidRDefault="55B91510" w:rsidP="00BD6ACB">
            <w:pPr>
              <w:jc w:val="both"/>
            </w:pPr>
            <w:r w:rsidRPr="008000F5">
              <w:rPr>
                <w:b/>
                <w:u w:val="single"/>
              </w:rPr>
              <w:t>Waterfall-</w:t>
            </w:r>
            <w:r w:rsidRPr="008000F5">
              <w:t xml:space="preserve"> plan driven approach, finish one part of the SDLC model before starting the next.</w:t>
            </w:r>
          </w:p>
        </w:tc>
        <w:tc>
          <w:tcPr>
            <w:tcW w:w="4359" w:type="dxa"/>
          </w:tcPr>
          <w:p w14:paraId="035B4D3A" w14:textId="4D04D937" w:rsidR="02D9F5C8" w:rsidRPr="007A1831" w:rsidRDefault="55B91510" w:rsidP="00BD6ACB">
            <w:pPr>
              <w:jc w:val="both"/>
            </w:pPr>
            <w:r w:rsidRPr="008000F5">
              <w:rPr>
                <w:b/>
                <w:u w:val="single"/>
              </w:rPr>
              <w:t>Scrum-</w:t>
            </w:r>
            <w:r w:rsidRPr="008000F5">
              <w:t xml:space="preserve"> agile approach, a series of sprint weeks until the project is finished.</w:t>
            </w:r>
          </w:p>
        </w:tc>
      </w:tr>
      <w:tr w:rsidR="00F309D9" w14:paraId="5E323164" w14:textId="77777777" w:rsidTr="003076B4">
        <w:trPr>
          <w:trHeight w:val="300"/>
        </w:trPr>
        <w:tc>
          <w:tcPr>
            <w:tcW w:w="1499" w:type="dxa"/>
          </w:tcPr>
          <w:p w14:paraId="17D65EA0" w14:textId="65ABB51B" w:rsidR="426B7E75" w:rsidRPr="008000F5" w:rsidRDefault="426B7E75" w:rsidP="00BD6ACB">
            <w:pPr>
              <w:jc w:val="both"/>
              <w:rPr>
                <w:b/>
              </w:rPr>
            </w:pPr>
            <w:r w:rsidRPr="72464995">
              <w:rPr>
                <w:b/>
              </w:rPr>
              <w:t>Advantages</w:t>
            </w:r>
          </w:p>
        </w:tc>
        <w:tc>
          <w:tcPr>
            <w:tcW w:w="4495" w:type="dxa"/>
          </w:tcPr>
          <w:p w14:paraId="7775EE56" w14:textId="538F2839" w:rsidR="52D39BB9" w:rsidRPr="008000F5" w:rsidRDefault="52D39BB9" w:rsidP="00BD6ACB">
            <w:pPr>
              <w:jc w:val="both"/>
            </w:pPr>
            <w:r w:rsidRPr="008000F5">
              <w:t>-</w:t>
            </w:r>
            <w:r w:rsidR="58643106">
              <w:t>This</w:t>
            </w:r>
            <w:r w:rsidR="512DA09A">
              <w:t xml:space="preserve"> </w:t>
            </w:r>
            <w:r w:rsidR="58643106">
              <w:t>methodology</w:t>
            </w:r>
            <w:r w:rsidR="6AE15EE3" w:rsidRPr="008000F5">
              <w:t xml:space="preserve"> would provide a clear structure for our software development.</w:t>
            </w:r>
          </w:p>
          <w:p w14:paraId="70C1C4B4" w14:textId="2B51D535" w:rsidR="25DD13AC" w:rsidRPr="008000F5" w:rsidRDefault="25DD13AC" w:rsidP="00BD6ACB">
            <w:pPr>
              <w:jc w:val="both"/>
            </w:pPr>
            <w:r w:rsidRPr="008000F5">
              <w:t>-</w:t>
            </w:r>
            <w:r w:rsidR="6AE15EE3" w:rsidRPr="008000F5">
              <w:t>Organisation would be easier as we would have one thing to focus on at a time.</w:t>
            </w:r>
          </w:p>
          <w:p w14:paraId="4253BAF5" w14:textId="7BC44185" w:rsidR="62E32E89" w:rsidRPr="008000F5" w:rsidRDefault="62E32E89" w:rsidP="00BD6ACB">
            <w:pPr>
              <w:jc w:val="both"/>
            </w:pPr>
            <w:r w:rsidRPr="008000F5">
              <w:t>-</w:t>
            </w:r>
            <w:r w:rsidR="559101B4" w:rsidRPr="008000F5">
              <w:t xml:space="preserve">Documentation would be made easier because </w:t>
            </w:r>
            <w:r w:rsidR="6DA5F53C" w:rsidRPr="008000F5">
              <w:t xml:space="preserve">we would not have to edit stages of the SDLC we had already completed. </w:t>
            </w:r>
          </w:p>
        </w:tc>
        <w:tc>
          <w:tcPr>
            <w:tcW w:w="4359" w:type="dxa"/>
          </w:tcPr>
          <w:p w14:paraId="4F872FAA" w14:textId="4589D136" w:rsidR="2F01100B" w:rsidRPr="008000F5" w:rsidRDefault="2F01100B" w:rsidP="00BD6ACB">
            <w:pPr>
              <w:jc w:val="both"/>
            </w:pPr>
            <w:r w:rsidRPr="008000F5">
              <w:t>-</w:t>
            </w:r>
            <w:r w:rsidR="5ADAE7DC" w:rsidRPr="008000F5">
              <w:t>The project gets broken down into small, manageable chunks. This suits our weekly meeting as we can review the progress often.</w:t>
            </w:r>
          </w:p>
          <w:p w14:paraId="57A723DB" w14:textId="0372DA95" w:rsidR="2F01100B" w:rsidRPr="008000F5" w:rsidRDefault="5ADAE7DC" w:rsidP="00BD6ACB">
            <w:pPr>
              <w:jc w:val="both"/>
            </w:pPr>
            <w:r w:rsidRPr="008000F5">
              <w:t>-Changing requirements do not halt our progress.</w:t>
            </w:r>
          </w:p>
          <w:p w14:paraId="6299C16E" w14:textId="2611B8A3" w:rsidR="2F01100B" w:rsidRPr="008000F5" w:rsidRDefault="66ED30EF" w:rsidP="00BD6ACB">
            <w:pPr>
              <w:jc w:val="both"/>
            </w:pPr>
            <w:r w:rsidRPr="008000F5">
              <w:t>-It is easier for us to show our client regular updates on progress.</w:t>
            </w:r>
          </w:p>
        </w:tc>
      </w:tr>
      <w:tr w:rsidR="00F309D9" w14:paraId="764A53FC" w14:textId="77777777" w:rsidTr="003076B4">
        <w:trPr>
          <w:trHeight w:val="300"/>
        </w:trPr>
        <w:tc>
          <w:tcPr>
            <w:tcW w:w="1499" w:type="dxa"/>
          </w:tcPr>
          <w:p w14:paraId="3B3DCA38" w14:textId="507FA93D" w:rsidR="426B7E75" w:rsidRPr="008000F5" w:rsidRDefault="426B7E75" w:rsidP="00BD6ACB">
            <w:pPr>
              <w:jc w:val="both"/>
              <w:rPr>
                <w:b/>
              </w:rPr>
            </w:pPr>
            <w:r w:rsidRPr="72464995">
              <w:rPr>
                <w:b/>
              </w:rPr>
              <w:t>Disadvantages</w:t>
            </w:r>
          </w:p>
        </w:tc>
        <w:tc>
          <w:tcPr>
            <w:tcW w:w="4495" w:type="dxa"/>
          </w:tcPr>
          <w:p w14:paraId="7F09C90D" w14:textId="5003D6A6" w:rsidR="76B48823" w:rsidRPr="008000F5" w:rsidRDefault="76B48823" w:rsidP="00BD6ACB">
            <w:pPr>
              <w:jc w:val="both"/>
            </w:pPr>
            <w:r w:rsidRPr="008000F5">
              <w:t xml:space="preserve">-We would not have software to show the client until very late on during the SDLC. </w:t>
            </w:r>
            <w:r w:rsidR="7738BA45" w:rsidRPr="008000F5">
              <w:t>It is important that we show our client our development early to see if she wants it changing.</w:t>
            </w:r>
          </w:p>
          <w:p w14:paraId="3B0D9BBA" w14:textId="3BFDC0E1" w:rsidR="7738BA45" w:rsidRPr="008000F5" w:rsidRDefault="7738BA45" w:rsidP="00BD6ACB">
            <w:pPr>
              <w:jc w:val="both"/>
            </w:pPr>
            <w:r w:rsidRPr="008000F5">
              <w:t>-</w:t>
            </w:r>
            <w:r w:rsidR="30E6F8E8" w:rsidRPr="008000F5">
              <w:t>This approach is risky because the client may change requirements, we have already had a slight change.</w:t>
            </w:r>
          </w:p>
          <w:p w14:paraId="1AD49187" w14:textId="3A9149B0" w:rsidR="7738BA45" w:rsidRPr="008000F5" w:rsidRDefault="30E6F8E8" w:rsidP="00BD6ACB">
            <w:pPr>
              <w:jc w:val="both"/>
            </w:pPr>
            <w:r w:rsidRPr="008000F5">
              <w:t>-</w:t>
            </w:r>
            <w:r w:rsidR="64D13574" w:rsidRPr="008000F5">
              <w:t>Not adaptable if something we develop starts to break other pieces of our code.</w:t>
            </w:r>
          </w:p>
        </w:tc>
        <w:tc>
          <w:tcPr>
            <w:tcW w:w="4359" w:type="dxa"/>
          </w:tcPr>
          <w:p w14:paraId="5E8C35C3" w14:textId="79399E6B" w:rsidR="22316B9F" w:rsidRPr="008000F5" w:rsidRDefault="726697BE" w:rsidP="00BD6ACB">
            <w:pPr>
              <w:jc w:val="both"/>
            </w:pPr>
            <w:r w:rsidRPr="008000F5">
              <w:t>-There is a risk of over-updating, the client might get annoyed if we update them too regularly.</w:t>
            </w:r>
          </w:p>
          <w:p w14:paraId="1665935B" w14:textId="0CF7F6F5" w:rsidR="22316B9F" w:rsidRPr="008000F5" w:rsidRDefault="726697BE" w:rsidP="00BD6ACB">
            <w:pPr>
              <w:jc w:val="both"/>
            </w:pPr>
            <w:r w:rsidRPr="008000F5">
              <w:t>-Our team might disagree about priorities for each cycle which could create a negative environment.</w:t>
            </w:r>
          </w:p>
          <w:p w14:paraId="128DFE67" w14:textId="26B9305C" w:rsidR="22316B9F" w:rsidRPr="008000F5" w:rsidRDefault="726697BE" w:rsidP="00BD6ACB">
            <w:pPr>
              <w:jc w:val="both"/>
            </w:pPr>
            <w:r w:rsidRPr="008000F5">
              <w:t>-Bad planning may result in failing to meet a dead</w:t>
            </w:r>
            <w:r w:rsidR="52DBDC6F" w:rsidRPr="008000F5">
              <w:t>line as it may be harder to see progress when the task is broken into many stages.</w:t>
            </w:r>
          </w:p>
        </w:tc>
      </w:tr>
    </w:tbl>
    <w:p w14:paraId="07A750B9" w14:textId="61E0057B" w:rsidR="1D8E1AF9" w:rsidRPr="00BF662B" w:rsidRDefault="136F2C74" w:rsidP="00BD6ACB">
      <w:pPr>
        <w:pStyle w:val="Heading2"/>
        <w:jc w:val="both"/>
        <w:rPr>
          <w:rFonts w:asciiTheme="minorHAnsi" w:hAnsiTheme="minorHAnsi" w:cstheme="minorHAnsi"/>
          <w:sz w:val="24"/>
          <w:szCs w:val="24"/>
        </w:rPr>
      </w:pPr>
      <w:bookmarkStart w:id="35" w:name="_Toc151574592"/>
      <w:r w:rsidRPr="00BF662B">
        <w:rPr>
          <w:rFonts w:asciiTheme="minorHAnsi" w:hAnsiTheme="minorHAnsi" w:cstheme="minorHAnsi"/>
        </w:rPr>
        <w:t xml:space="preserve">3.1.1 </w:t>
      </w:r>
      <w:r w:rsidR="0B15316A" w:rsidRPr="00BF662B">
        <w:rPr>
          <w:rFonts w:asciiTheme="minorHAnsi" w:hAnsiTheme="minorHAnsi" w:cstheme="minorHAnsi"/>
        </w:rPr>
        <w:t xml:space="preserve">Reasons for choosing </w:t>
      </w:r>
      <w:proofErr w:type="gramStart"/>
      <w:r w:rsidR="0B15316A" w:rsidRPr="00BF662B">
        <w:rPr>
          <w:rFonts w:asciiTheme="minorHAnsi" w:hAnsiTheme="minorHAnsi" w:cstheme="minorHAnsi"/>
        </w:rPr>
        <w:t>Scrum</w:t>
      </w:r>
      <w:bookmarkEnd w:id="35"/>
      <w:proofErr w:type="gramEnd"/>
    </w:p>
    <w:p w14:paraId="07DBCEC1" w14:textId="5630A987" w:rsidR="0007027B" w:rsidRDefault="4FCDB41F" w:rsidP="0007027B">
      <w:pPr>
        <w:jc w:val="both"/>
      </w:pPr>
      <w:r>
        <w:t xml:space="preserve">We have decided to use a scrum approach for the project. The </w:t>
      </w:r>
      <w:r w:rsidR="080C02ED">
        <w:t>continuous weekly meeting</w:t>
      </w:r>
      <w:r w:rsidR="0409F10B">
        <w:t>s</w:t>
      </w:r>
      <w:r w:rsidR="080C02ED">
        <w:t xml:space="preserve"> mean that the sprints are very easy to organise as we have a natural cycle. </w:t>
      </w:r>
      <w:r w:rsidR="0EE161FB">
        <w:t xml:space="preserve">As we know that the client may change requirements or request extra features, it is important that we use an agile approach so that </w:t>
      </w:r>
      <w:r w:rsidR="4F50B25B">
        <w:t>we can adapt to these changes</w:t>
      </w:r>
      <w:r w:rsidR="1DA79F67">
        <w:t xml:space="preserve">. Whereas with </w:t>
      </w:r>
      <w:r w:rsidR="0089788C">
        <w:t xml:space="preserve">waterfall, we would have to carry our </w:t>
      </w:r>
      <w:r w:rsidR="1DA79F67">
        <w:t xml:space="preserve">initial </w:t>
      </w:r>
      <w:r w:rsidR="0089788C">
        <w:t>ideas through</w:t>
      </w:r>
      <w:r w:rsidR="78C22A4A">
        <w:t xml:space="preserve"> to the final development</w:t>
      </w:r>
      <w:r w:rsidR="1DA79F67">
        <w:t xml:space="preserve"> stages, which is not ideal. </w:t>
      </w:r>
      <w:r w:rsidR="78C22A4A">
        <w:t>A waterfall development approach would increase our workload significantly without increasing the quality of our final piece of software.</w:t>
      </w:r>
    </w:p>
    <w:p w14:paraId="01BEBABD" w14:textId="7423B2E3" w:rsidR="00656DDE" w:rsidRPr="00BF662B" w:rsidRDefault="29500EE6" w:rsidP="0007027B">
      <w:pPr>
        <w:pStyle w:val="Heading1"/>
        <w:rPr>
          <w:rFonts w:asciiTheme="minorHAnsi" w:hAnsiTheme="minorHAnsi" w:cstheme="minorHAnsi"/>
        </w:rPr>
      </w:pPr>
      <w:bookmarkStart w:id="36" w:name="_Toc151574593"/>
      <w:r w:rsidRPr="00BF662B">
        <w:rPr>
          <w:rFonts w:asciiTheme="minorHAnsi" w:hAnsiTheme="minorHAnsi" w:cstheme="minorHAnsi"/>
        </w:rPr>
        <w:t>3.2 Project Schedule</w:t>
      </w:r>
      <w:r w:rsidR="0058645B" w:rsidRPr="00BF662B">
        <w:rPr>
          <w:rFonts w:asciiTheme="minorHAnsi" w:hAnsiTheme="minorHAnsi" w:cstheme="minorHAnsi"/>
        </w:rPr>
        <w:t>s</w:t>
      </w:r>
      <w:bookmarkEnd w:id="36"/>
    </w:p>
    <w:p w14:paraId="266B188E" w14:textId="0141638C" w:rsidR="00873983" w:rsidRPr="00873983" w:rsidRDefault="7FF64025" w:rsidP="00873983">
      <w:r>
        <w:t xml:space="preserve">Our development lifecycle is outlined in the below </w:t>
      </w:r>
      <w:r w:rsidR="59DBFA08">
        <w:t>Gantt</w:t>
      </w:r>
      <w:r>
        <w:t xml:space="preserve"> chart. This breaks down the workload leading up to each deadline into manageable sections which can be assigned to one or multiple team members. As well as </w:t>
      </w:r>
      <w:r w:rsidR="0C1AF4A7">
        <w:t>the progress on technical development of the final application.</w:t>
      </w:r>
      <w:r w:rsidR="549F661A">
        <w:t xml:space="preserve"> We</w:t>
      </w:r>
    </w:p>
    <w:p w14:paraId="232FB278" w14:textId="77777777" w:rsidR="00B41CE3" w:rsidRDefault="00D96356" w:rsidP="00873983">
      <w:pPr>
        <w:rPr>
          <w:noProof/>
        </w:rPr>
      </w:pPr>
      <w:r>
        <w:t xml:space="preserve">We have planned our sprints and outlined them below in a </w:t>
      </w:r>
      <w:r w:rsidR="7D6086AE">
        <w:t>Gantt</w:t>
      </w:r>
      <w:r>
        <w:t xml:space="preserve"> chart, </w:t>
      </w:r>
      <w:r w:rsidR="007A7967">
        <w:t>using</w:t>
      </w:r>
      <w:r w:rsidR="00C04F62">
        <w:t xml:space="preserve"> this structured timeline tool within the Scrum methodology allows for a </w:t>
      </w:r>
      <w:r>
        <w:t xml:space="preserve">useful </w:t>
      </w:r>
      <w:r w:rsidR="00C04F62">
        <w:t>visual representation of tasks, dependencies, and milestones, ensuring timely delivery</w:t>
      </w:r>
      <w:r>
        <w:t xml:space="preserve"> and a </w:t>
      </w:r>
      <w:r w:rsidR="00A63A9B">
        <w:t>well-structured</w:t>
      </w:r>
      <w:r>
        <w:t xml:space="preserve"> </w:t>
      </w:r>
      <w:r w:rsidR="007A7967">
        <w:t>product</w:t>
      </w:r>
      <w:r w:rsidR="00A63A9B">
        <w:t xml:space="preserve">. We have selected to begin our first sprint </w:t>
      </w:r>
      <w:r w:rsidR="1C1047A8">
        <w:t xml:space="preserve">on </w:t>
      </w:r>
      <w:r w:rsidR="5616E91F">
        <w:t>12/12/2023</w:t>
      </w:r>
      <w:r w:rsidR="00A63A9B">
        <w:t xml:space="preserve"> </w:t>
      </w:r>
      <w:r w:rsidR="003D5A0C">
        <w:t xml:space="preserve">to ensure we have </w:t>
      </w:r>
      <w:r w:rsidR="007A7967">
        <w:t>ample</w:t>
      </w:r>
      <w:r w:rsidR="003D5A0C">
        <w:t xml:space="preserve"> time to develop our</w:t>
      </w:r>
      <w:r w:rsidR="23971A64">
        <w:t xml:space="preserve"> </w:t>
      </w:r>
      <w:r w:rsidR="003D5A0C">
        <w:t>product around when</w:t>
      </w:r>
      <w:r w:rsidR="00B41CE3">
        <w:t xml:space="preserve"> </w:t>
      </w:r>
      <w:r w:rsidR="003D5A0C">
        <w:t>coursework deadlines are</w:t>
      </w:r>
      <w:r w:rsidR="007A7967">
        <w:t>.</w:t>
      </w:r>
      <w:r w:rsidR="00E86B92" w:rsidRPr="7F00C478">
        <w:rPr>
          <w:noProof/>
        </w:rPr>
        <w:t xml:space="preserve"> </w:t>
      </w:r>
    </w:p>
    <w:p w14:paraId="277F477D" w14:textId="2427BAA3" w:rsidR="00873983" w:rsidRPr="00873983" w:rsidRDefault="00E86B92" w:rsidP="00873983">
      <w:r>
        <w:rPr>
          <w:noProof/>
        </w:rPr>
        <w:drawing>
          <wp:inline distT="0" distB="0" distL="0" distR="0" wp14:anchorId="778A7709" wp14:editId="55D2EF58">
            <wp:extent cx="5578361" cy="6591936"/>
            <wp:effectExtent l="0" t="0" r="0" b="0"/>
            <wp:docPr id="2132447554" name="Picture 2132447554" descr="A screen shot of a computer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4475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8361" cy="6591936"/>
                    </a:xfrm>
                    <a:prstGeom prst="rect">
                      <a:avLst/>
                    </a:prstGeom>
                  </pic:spPr>
                </pic:pic>
              </a:graphicData>
            </a:graphic>
          </wp:inline>
        </w:drawing>
      </w:r>
    </w:p>
    <w:p w14:paraId="7A14D3E1" w14:textId="2FD3D64E" w:rsidR="00656DDE" w:rsidRDefault="00656DDE" w:rsidP="00BD6ACB">
      <w:pPr>
        <w:jc w:val="both"/>
      </w:pPr>
    </w:p>
    <w:p w14:paraId="135C9293" w14:textId="77777777" w:rsidR="00B850AB" w:rsidRDefault="00B850AB" w:rsidP="00BD6ACB">
      <w:pPr>
        <w:jc w:val="both"/>
      </w:pPr>
    </w:p>
    <w:p w14:paraId="19B82834" w14:textId="132AC47F" w:rsidR="00B850AB" w:rsidRDefault="00B850AB" w:rsidP="4C3DA19D">
      <w:pPr>
        <w:jc w:val="both"/>
        <w:rPr>
          <w:b/>
          <w:bCs/>
        </w:rPr>
      </w:pPr>
      <w:r w:rsidRPr="4C3DA19D">
        <w:rPr>
          <w:b/>
          <w:bCs/>
        </w:rPr>
        <w:t>References:</w:t>
      </w:r>
    </w:p>
    <w:p w14:paraId="6703752C" w14:textId="0E8AD7FA" w:rsidR="00960E00" w:rsidRPr="00BF662B" w:rsidRDefault="00865D09" w:rsidP="1A15D0D0">
      <w:pPr>
        <w:spacing w:after="0" w:line="360" w:lineRule="atLeast"/>
        <w:jc w:val="both"/>
      </w:pPr>
      <w:r w:rsidRPr="5B7E1867">
        <w:t>[1]</w:t>
      </w:r>
      <w:r w:rsidR="0099608A" w:rsidRPr="5B7E1867">
        <w:t xml:space="preserve"> </w:t>
      </w:r>
      <w:r w:rsidR="00FC6BA4" w:rsidRPr="5B7E1867">
        <w:t>Toda, A.M.</w:t>
      </w:r>
      <w:r w:rsidR="7784A107" w:rsidRPr="5B7E1867">
        <w:t xml:space="preserve"> </w:t>
      </w:r>
      <w:r w:rsidR="7784A107" w:rsidRPr="5B7E1867">
        <w:rPr>
          <w:rFonts w:eastAsiaTheme="minorEastAsia"/>
        </w:rPr>
        <w:t>et al.</w:t>
      </w:r>
      <w:r w:rsidR="00FC6BA4" w:rsidRPr="5B7E1867">
        <w:t xml:space="preserve"> (2019). </w:t>
      </w:r>
      <w:r w:rsidR="00FC6BA4" w:rsidRPr="72464995">
        <w:rPr>
          <w:i/>
        </w:rPr>
        <w:t>Analysing gamification elements in educational environments using an existing Gamification taxonomy</w:t>
      </w:r>
      <w:r w:rsidR="00FC6BA4" w:rsidRPr="5B7E1867">
        <w:t xml:space="preserve">. </w:t>
      </w:r>
      <w:r w:rsidR="7ED1B4B8" w:rsidRPr="1EDAC9A3">
        <w:rPr>
          <w:rFonts w:eastAsiaTheme="minorEastAsia"/>
        </w:rPr>
        <w:t>Available at:</w:t>
      </w:r>
      <w:r w:rsidR="2FFA191C" w:rsidRPr="1EDAC9A3">
        <w:rPr>
          <w:rStyle w:val="Hyperlink"/>
        </w:rPr>
        <w:t xml:space="preserve"> </w:t>
      </w:r>
      <w:hyperlink r:id="rId13">
        <w:r w:rsidR="009446C4" w:rsidRPr="398EDB62">
          <w:rPr>
            <w:rStyle w:val="Hyperlink"/>
          </w:rPr>
          <w:t>https://doi.org/10.1186/s40561-019-0106-1</w:t>
        </w:r>
      </w:hyperlink>
      <w:r w:rsidR="009446C4" w:rsidRPr="398EDB62">
        <w:t xml:space="preserve"> </w:t>
      </w:r>
    </w:p>
    <w:p w14:paraId="51013E3B" w14:textId="3EA4C7C9" w:rsidR="1089AA7E" w:rsidRDefault="00960E00" w:rsidP="1089AA7E">
      <w:pPr>
        <w:pStyle w:val="NormalWeb"/>
        <w:spacing w:before="0" w:beforeAutospacing="0" w:after="0" w:afterAutospacing="0" w:line="360" w:lineRule="atLeast"/>
        <w:rPr>
          <w:rFonts w:asciiTheme="minorHAnsi" w:hAnsiTheme="minorHAnsi" w:cstheme="minorBidi"/>
          <w:color w:val="000000" w:themeColor="text1"/>
          <w:sz w:val="22"/>
          <w:szCs w:val="22"/>
        </w:rPr>
      </w:pPr>
      <w:r w:rsidRPr="1089AA7E">
        <w:rPr>
          <w:rFonts w:asciiTheme="minorHAnsi" w:hAnsiTheme="minorHAnsi" w:cstheme="minorBidi"/>
          <w:sz w:val="22"/>
          <w:szCs w:val="22"/>
        </w:rPr>
        <w:t xml:space="preserve">[2] </w:t>
      </w:r>
      <w:proofErr w:type="spellStart"/>
      <w:r w:rsidR="0073794B" w:rsidRPr="1089AA7E">
        <w:rPr>
          <w:rFonts w:asciiTheme="minorHAnsi" w:hAnsiTheme="minorHAnsi" w:cstheme="minorBidi"/>
          <w:color w:val="000000" w:themeColor="text1"/>
          <w:sz w:val="22"/>
          <w:szCs w:val="22"/>
        </w:rPr>
        <w:t>Seladi</w:t>
      </w:r>
      <w:proofErr w:type="spellEnd"/>
      <w:r w:rsidR="0073794B" w:rsidRPr="1089AA7E">
        <w:rPr>
          <w:rFonts w:asciiTheme="minorHAnsi" w:hAnsiTheme="minorHAnsi" w:cstheme="minorBidi"/>
          <w:color w:val="000000" w:themeColor="text1"/>
          <w:sz w:val="22"/>
          <w:szCs w:val="22"/>
        </w:rPr>
        <w:t>-Schulman, J. and DiGiacinto, J. (2018). </w:t>
      </w:r>
      <w:r w:rsidR="0073794B" w:rsidRPr="1089AA7E">
        <w:rPr>
          <w:rFonts w:asciiTheme="minorHAnsi" w:hAnsiTheme="minorHAnsi" w:cstheme="minorBidi"/>
          <w:i/>
          <w:color w:val="000000" w:themeColor="text1"/>
          <w:sz w:val="22"/>
          <w:szCs w:val="22"/>
        </w:rPr>
        <w:t>What’s Considered a Dangerous Heart Rate?</w:t>
      </w:r>
      <w:r w:rsidR="0073794B" w:rsidRPr="1089AA7E">
        <w:rPr>
          <w:rFonts w:asciiTheme="minorHAnsi" w:hAnsiTheme="minorHAnsi" w:cstheme="minorBidi"/>
          <w:color w:val="000000" w:themeColor="text1"/>
          <w:sz w:val="22"/>
          <w:szCs w:val="22"/>
        </w:rPr>
        <w:t xml:space="preserve"> [online] Healthline. Available at: </w:t>
      </w:r>
      <w:hyperlink r:id="rId14">
        <w:r w:rsidR="0073794B" w:rsidRPr="1089AA7E">
          <w:rPr>
            <w:rStyle w:val="Hyperlink"/>
            <w:rFonts w:asciiTheme="minorHAnsi" w:hAnsiTheme="minorHAnsi" w:cstheme="minorBidi"/>
            <w:sz w:val="22"/>
            <w:szCs w:val="22"/>
          </w:rPr>
          <w:t>https://www.healthline.com/health/dangerous-heart-rate</w:t>
        </w:r>
      </w:hyperlink>
      <w:r w:rsidR="0073794B" w:rsidRPr="1089AA7E">
        <w:rPr>
          <w:rFonts w:asciiTheme="minorHAnsi" w:hAnsiTheme="minorHAnsi" w:cstheme="minorBidi"/>
          <w:color w:val="000000" w:themeColor="text1"/>
          <w:sz w:val="22"/>
          <w:szCs w:val="22"/>
        </w:rPr>
        <w:t xml:space="preserve"> </w:t>
      </w:r>
    </w:p>
    <w:p w14:paraId="0D29B88E" w14:textId="68235203" w:rsidR="00215EF8" w:rsidRPr="00BF662B" w:rsidRDefault="0087577E" w:rsidP="00914FB8">
      <w:pPr>
        <w:pStyle w:val="NormalWeb"/>
        <w:spacing w:before="0" w:beforeAutospacing="0" w:after="0" w:afterAutospacing="0" w:line="360" w:lineRule="atLeast"/>
        <w:rPr>
          <w:rFonts w:asciiTheme="minorHAnsi" w:eastAsiaTheme="minorEastAsia" w:hAnsiTheme="minorHAnsi" w:cstheme="minorBidi"/>
          <w:sz w:val="22"/>
          <w:szCs w:val="22"/>
          <w14:ligatures w14:val="none"/>
        </w:rPr>
      </w:pPr>
      <w:r w:rsidRPr="0D777F5A">
        <w:rPr>
          <w:rFonts w:asciiTheme="minorHAnsi" w:eastAsiaTheme="minorEastAsia" w:hAnsiTheme="minorHAnsi" w:cstheme="minorBidi"/>
          <w:sz w:val="22"/>
          <w:szCs w:val="22"/>
        </w:rPr>
        <w:t xml:space="preserve">[3] </w:t>
      </w:r>
      <w:r w:rsidR="51E36C76" w:rsidRPr="1715AACC">
        <w:rPr>
          <w:rFonts w:asciiTheme="minorHAnsi" w:eastAsiaTheme="minorEastAsia" w:hAnsiTheme="minorHAnsi" w:cstheme="minorBidi"/>
          <w:sz w:val="22"/>
          <w:szCs w:val="22"/>
        </w:rPr>
        <w:t xml:space="preserve">Louis, T. </w:t>
      </w:r>
      <w:r w:rsidR="51E36C76" w:rsidRPr="55543279">
        <w:rPr>
          <w:rFonts w:asciiTheme="minorHAnsi" w:eastAsiaTheme="minorEastAsia" w:hAnsiTheme="minorHAnsi" w:cstheme="minorBidi"/>
          <w:sz w:val="22"/>
          <w:szCs w:val="22"/>
        </w:rPr>
        <w:t>et al.</w:t>
      </w:r>
      <w:r w:rsidR="51E36C76" w:rsidRPr="1715AACC">
        <w:rPr>
          <w:rFonts w:asciiTheme="minorHAnsi" w:eastAsiaTheme="minorEastAsia" w:hAnsiTheme="minorHAnsi" w:cstheme="minorBidi"/>
          <w:sz w:val="22"/>
          <w:szCs w:val="22"/>
        </w:rPr>
        <w:t xml:space="preserve"> (2019)</w:t>
      </w:r>
      <w:r w:rsidR="51E36C76" w:rsidRPr="72464995">
        <w:rPr>
          <w:rFonts w:asciiTheme="minorHAnsi" w:eastAsiaTheme="minorEastAsia" w:hAnsiTheme="minorHAnsi" w:cstheme="minorBidi"/>
          <w:i/>
          <w:sz w:val="22"/>
          <w:szCs w:val="22"/>
        </w:rPr>
        <w:t xml:space="preserve"> Is it real? measuring the effect of resolution, latency, frame rate and ... </w:t>
      </w:r>
      <w:r w:rsidR="51E36C76" w:rsidRPr="1715AACC">
        <w:rPr>
          <w:rFonts w:asciiTheme="minorHAnsi" w:eastAsiaTheme="minorEastAsia" w:hAnsiTheme="minorHAnsi" w:cstheme="minorBidi"/>
          <w:sz w:val="22"/>
          <w:szCs w:val="22"/>
        </w:rPr>
        <w:t xml:space="preserve">Available at: </w:t>
      </w:r>
      <w:hyperlink r:id="rId15">
        <w:r w:rsidR="51E36C76" w:rsidRPr="1715AACC">
          <w:rPr>
            <w:rStyle w:val="Hyperlink"/>
            <w:rFonts w:asciiTheme="minorHAnsi" w:eastAsiaTheme="minorEastAsia" w:hAnsiTheme="minorHAnsi" w:cstheme="minorBidi"/>
            <w:sz w:val="22"/>
            <w:szCs w:val="22"/>
          </w:rPr>
          <w:t>https://hal.science/hal-02323605/document</w:t>
        </w:r>
      </w:hyperlink>
      <w:r w:rsidR="51E36C76" w:rsidRPr="1715AACC">
        <w:rPr>
          <w:rFonts w:asciiTheme="minorHAnsi" w:eastAsiaTheme="minorEastAsia" w:hAnsiTheme="minorHAnsi" w:cstheme="minorBidi"/>
          <w:sz w:val="22"/>
          <w:szCs w:val="22"/>
        </w:rPr>
        <w:t xml:space="preserve"> (Accessed: 21 November 2023).</w:t>
      </w:r>
    </w:p>
    <w:p w14:paraId="6C300EA2" w14:textId="4EFD2B9A" w:rsidR="00215EF8" w:rsidRPr="00BF662B" w:rsidRDefault="00235F55" w:rsidP="00215EF8">
      <w:pPr>
        <w:pStyle w:val="NormalWeb"/>
        <w:spacing w:before="0" w:beforeAutospacing="0" w:after="0" w:afterAutospacing="0" w:line="360" w:lineRule="atLeast"/>
        <w:rPr>
          <w:rFonts w:asciiTheme="minorHAnsi" w:hAnsiTheme="minorHAnsi" w:cstheme="minorBidi"/>
          <w:color w:val="000000"/>
          <w:sz w:val="22"/>
          <w:szCs w:val="22"/>
          <w14:ligatures w14:val="none"/>
        </w:rPr>
      </w:pPr>
      <w:r w:rsidRPr="009768BB">
        <w:rPr>
          <w:rFonts w:asciiTheme="minorHAnsi" w:hAnsiTheme="minorHAnsi" w:cstheme="minorBidi"/>
          <w:sz w:val="22"/>
          <w:szCs w:val="22"/>
        </w:rPr>
        <w:t xml:space="preserve">[4] </w:t>
      </w:r>
      <w:r w:rsidR="00215EF8" w:rsidRPr="009768BB">
        <w:rPr>
          <w:rFonts w:asciiTheme="minorHAnsi" w:hAnsiTheme="minorHAnsi" w:cstheme="minorBidi"/>
          <w:color w:val="000000"/>
          <w:sz w:val="22"/>
          <w:szCs w:val="22"/>
          <w14:ligatures w14:val="none"/>
        </w:rPr>
        <w:t>Headspace (2014). </w:t>
      </w:r>
      <w:r w:rsidR="00215EF8" w:rsidRPr="009768BB">
        <w:rPr>
          <w:rFonts w:asciiTheme="minorHAnsi" w:hAnsiTheme="minorHAnsi" w:cstheme="minorBidi"/>
          <w:i/>
          <w:color w:val="000000"/>
          <w:sz w:val="22"/>
          <w:szCs w:val="22"/>
          <w14:ligatures w14:val="none"/>
        </w:rPr>
        <w:t>Meditation - Headspace</w:t>
      </w:r>
      <w:r w:rsidR="00215EF8" w:rsidRPr="009768BB">
        <w:rPr>
          <w:rFonts w:asciiTheme="minorHAnsi" w:hAnsiTheme="minorHAnsi" w:cstheme="minorBidi"/>
          <w:color w:val="000000"/>
          <w:sz w:val="22"/>
          <w:szCs w:val="22"/>
          <w14:ligatures w14:val="none"/>
        </w:rPr>
        <w:t xml:space="preserve">. [online] Headspace. Available at: </w:t>
      </w:r>
      <w:hyperlink r:id="rId16" w:history="1">
        <w:r w:rsidR="00215EF8" w:rsidRPr="009768BB">
          <w:rPr>
            <w:rStyle w:val="Hyperlink"/>
            <w:rFonts w:asciiTheme="minorHAnsi" w:hAnsiTheme="minorHAnsi" w:cstheme="minorBidi"/>
            <w:sz w:val="22"/>
            <w:szCs w:val="22"/>
            <w14:ligatures w14:val="none"/>
          </w:rPr>
          <w:t>https://www.headspace.com/meditation</w:t>
        </w:r>
      </w:hyperlink>
      <w:r w:rsidR="00215EF8" w:rsidRPr="009768BB">
        <w:rPr>
          <w:rFonts w:asciiTheme="minorHAnsi" w:hAnsiTheme="minorHAnsi" w:cstheme="minorBidi"/>
          <w:color w:val="000000"/>
          <w:sz w:val="22"/>
          <w:szCs w:val="22"/>
          <w14:ligatures w14:val="none"/>
        </w:rPr>
        <w:t xml:space="preserve"> </w:t>
      </w:r>
    </w:p>
    <w:p w14:paraId="32EE0889" w14:textId="070C18AF" w:rsidR="00B0403C" w:rsidRPr="00BF662B" w:rsidRDefault="00235F55" w:rsidP="00021133">
      <w:pPr>
        <w:pStyle w:val="NormalWeb"/>
        <w:spacing w:before="0" w:beforeAutospacing="0" w:after="0" w:afterAutospacing="0" w:line="360" w:lineRule="atLeast"/>
        <w:rPr>
          <w:rFonts w:asciiTheme="minorHAnsi" w:hAnsiTheme="minorHAnsi" w:cstheme="minorHAnsi"/>
          <w:color w:val="000000"/>
          <w:sz w:val="22"/>
          <w:szCs w:val="22"/>
          <w14:ligatures w14:val="none"/>
        </w:rPr>
      </w:pPr>
      <w:r w:rsidRPr="009768BB">
        <w:rPr>
          <w:rFonts w:asciiTheme="minorHAnsi" w:hAnsiTheme="minorHAnsi" w:cstheme="minorBidi"/>
          <w:sz w:val="22"/>
          <w:szCs w:val="22"/>
        </w:rPr>
        <w:t>[5]</w:t>
      </w:r>
      <w:r w:rsidR="00B0403C" w:rsidRPr="009768BB">
        <w:rPr>
          <w:rFonts w:asciiTheme="minorHAnsi" w:hAnsiTheme="minorHAnsi" w:cstheme="minorBidi"/>
          <w:sz w:val="22"/>
          <w:szCs w:val="22"/>
        </w:rPr>
        <w:t xml:space="preserve"> </w:t>
      </w:r>
      <w:r w:rsidR="00B0403C" w:rsidRPr="009768BB">
        <w:rPr>
          <w:rFonts w:asciiTheme="minorHAnsi" w:hAnsiTheme="minorHAnsi" w:cstheme="minorBidi"/>
          <w:color w:val="000000"/>
          <w:sz w:val="22"/>
          <w:szCs w:val="22"/>
          <w14:ligatures w14:val="none"/>
        </w:rPr>
        <w:t>Forest (2016). </w:t>
      </w:r>
      <w:r w:rsidR="00B0403C" w:rsidRPr="009768BB">
        <w:rPr>
          <w:rFonts w:asciiTheme="minorHAnsi" w:hAnsiTheme="minorHAnsi" w:cstheme="minorBidi"/>
          <w:i/>
          <w:color w:val="000000"/>
          <w:sz w:val="22"/>
          <w:szCs w:val="22"/>
          <w14:ligatures w14:val="none"/>
        </w:rPr>
        <w:t>Forest</w:t>
      </w:r>
      <w:r w:rsidR="00B0403C" w:rsidRPr="009768BB">
        <w:rPr>
          <w:rFonts w:asciiTheme="minorHAnsi" w:hAnsiTheme="minorHAnsi" w:cstheme="minorBidi"/>
          <w:color w:val="000000"/>
          <w:sz w:val="22"/>
          <w:szCs w:val="22"/>
          <w14:ligatures w14:val="none"/>
        </w:rPr>
        <w:t xml:space="preserve">. [online] Forestapp.cc. Available at: </w:t>
      </w:r>
      <w:hyperlink r:id="rId17" w:history="1">
        <w:r w:rsidR="00215EF8" w:rsidRPr="009768BB">
          <w:rPr>
            <w:rStyle w:val="Hyperlink"/>
            <w:rFonts w:asciiTheme="minorHAnsi" w:hAnsiTheme="minorHAnsi" w:cstheme="minorBidi"/>
            <w:sz w:val="22"/>
            <w:szCs w:val="22"/>
            <w14:ligatures w14:val="none"/>
          </w:rPr>
          <w:t>https://www.forestapp.cc/</w:t>
        </w:r>
      </w:hyperlink>
      <w:r w:rsidR="00215EF8" w:rsidRPr="009768BB">
        <w:rPr>
          <w:rFonts w:asciiTheme="minorHAnsi" w:hAnsiTheme="minorHAnsi" w:cstheme="minorBidi"/>
          <w:color w:val="000000"/>
          <w:sz w:val="22"/>
          <w:szCs w:val="22"/>
          <w14:ligatures w14:val="none"/>
        </w:rPr>
        <w:t xml:space="preserve"> </w:t>
      </w:r>
    </w:p>
    <w:p w14:paraId="24E40E5B" w14:textId="07EF61B1" w:rsidR="5EA2E9C0" w:rsidRDefault="6ABD6D8E" w:rsidP="4C3DA19D">
      <w:pPr>
        <w:pStyle w:val="NormalWeb"/>
        <w:spacing w:before="0" w:beforeAutospacing="0" w:after="0" w:afterAutospacing="0" w:line="360" w:lineRule="atLeast"/>
        <w:rPr>
          <w:rFonts w:asciiTheme="minorHAnsi" w:eastAsiaTheme="minorEastAsia" w:hAnsiTheme="minorHAnsi" w:cstheme="minorBidi"/>
          <w:color w:val="000000" w:themeColor="text1"/>
          <w:sz w:val="22"/>
          <w:szCs w:val="22"/>
        </w:rPr>
      </w:pPr>
      <w:r w:rsidRPr="4C3DA19D">
        <w:rPr>
          <w:rFonts w:asciiTheme="minorHAnsi" w:eastAsiaTheme="minorEastAsia" w:hAnsiTheme="minorHAnsi" w:cstheme="minorBidi"/>
          <w:color w:val="000000" w:themeColor="text1"/>
          <w:sz w:val="22"/>
          <w:szCs w:val="22"/>
        </w:rPr>
        <w:t xml:space="preserve">[6] </w:t>
      </w:r>
      <w:proofErr w:type="spellStart"/>
      <w:r w:rsidRPr="4C3DA19D">
        <w:rPr>
          <w:rFonts w:asciiTheme="minorHAnsi" w:eastAsiaTheme="minorEastAsia" w:hAnsiTheme="minorHAnsi" w:cstheme="minorBidi"/>
          <w:color w:val="000000" w:themeColor="text1"/>
          <w:sz w:val="22"/>
          <w:szCs w:val="22"/>
        </w:rPr>
        <w:t>MozDevNet</w:t>
      </w:r>
      <w:proofErr w:type="spellEnd"/>
      <w:r w:rsidRPr="4C3DA19D">
        <w:rPr>
          <w:rFonts w:asciiTheme="minorHAnsi" w:eastAsiaTheme="minorEastAsia" w:hAnsiTheme="minorHAnsi" w:cstheme="minorBidi"/>
          <w:color w:val="000000" w:themeColor="text1"/>
          <w:sz w:val="22"/>
          <w:szCs w:val="22"/>
        </w:rPr>
        <w:t xml:space="preserve"> (no date)</w:t>
      </w:r>
      <w:r w:rsidRPr="4C3DA19D">
        <w:rPr>
          <w:rFonts w:asciiTheme="minorHAnsi" w:eastAsiaTheme="minorEastAsia" w:hAnsiTheme="minorHAnsi" w:cstheme="minorBidi"/>
          <w:i/>
          <w:iCs/>
          <w:color w:val="000000" w:themeColor="text1"/>
          <w:sz w:val="22"/>
          <w:szCs w:val="22"/>
        </w:rPr>
        <w:t xml:space="preserve"> Recommended web performance timings: How long is too long? - web performance: MDN, MDN Web Docs. </w:t>
      </w:r>
      <w:r w:rsidRPr="4C3DA19D">
        <w:rPr>
          <w:rFonts w:asciiTheme="minorHAnsi" w:eastAsiaTheme="minorEastAsia" w:hAnsiTheme="minorHAnsi" w:cstheme="minorBidi"/>
          <w:color w:val="000000" w:themeColor="text1"/>
          <w:sz w:val="22"/>
          <w:szCs w:val="22"/>
        </w:rPr>
        <w:t xml:space="preserve">Available at: </w:t>
      </w:r>
      <w:hyperlink r:id="rId18">
        <w:r w:rsidR="7DEAB1F5" w:rsidRPr="4C3DA19D">
          <w:rPr>
            <w:rStyle w:val="Hyperlink"/>
            <w:rFonts w:asciiTheme="minorHAnsi" w:eastAsiaTheme="minorEastAsia" w:hAnsiTheme="minorHAnsi" w:cstheme="minorBidi"/>
            <w:sz w:val="22"/>
            <w:szCs w:val="22"/>
          </w:rPr>
          <w:t>https://developer.mozilla.org/en-US/docs/Web/Performance/How_long_is_too_long</w:t>
        </w:r>
      </w:hyperlink>
      <w:r w:rsidR="7DEAB1F5" w:rsidRPr="4C3DA19D">
        <w:rPr>
          <w:rFonts w:asciiTheme="minorHAnsi" w:eastAsiaTheme="minorEastAsia" w:hAnsiTheme="minorHAnsi" w:cstheme="minorBidi"/>
          <w:color w:val="000000" w:themeColor="text1"/>
          <w:sz w:val="22"/>
          <w:szCs w:val="22"/>
        </w:rPr>
        <w:t xml:space="preserve"> (Accessed: 21 November 2023).</w:t>
      </w:r>
    </w:p>
    <w:p w14:paraId="07EBBDA4" w14:textId="14C4867C" w:rsidR="00235F55" w:rsidRPr="00BF662B" w:rsidRDefault="00021133" w:rsidP="031FA601">
      <w:pPr>
        <w:pStyle w:val="NormalWeb"/>
        <w:spacing w:before="0" w:beforeAutospacing="0" w:after="0" w:afterAutospacing="0" w:line="360" w:lineRule="atLeast"/>
        <w:rPr>
          <w:rFonts w:asciiTheme="minorHAnsi" w:eastAsiaTheme="minorEastAsia" w:hAnsiTheme="minorHAnsi" w:cstheme="minorBidi"/>
          <w:color w:val="000000"/>
          <w:sz w:val="22"/>
          <w:szCs w:val="22"/>
          <w14:ligatures w14:val="none"/>
        </w:rPr>
      </w:pPr>
      <w:proofErr w:type="gramStart"/>
      <w:r w:rsidRPr="009768BB">
        <w:rPr>
          <w:rFonts w:asciiTheme="minorHAnsi" w:eastAsiaTheme="minorEastAsia" w:hAnsiTheme="minorHAnsi" w:cstheme="minorBidi"/>
          <w:color w:val="000000"/>
          <w:sz w:val="22"/>
          <w:szCs w:val="22"/>
          <w14:ligatures w14:val="none"/>
        </w:rPr>
        <w:t>‌</w:t>
      </w:r>
      <w:r w:rsidR="00B753FD" w:rsidRPr="009768BB">
        <w:rPr>
          <w:rFonts w:asciiTheme="minorHAnsi" w:eastAsiaTheme="minorEastAsia" w:hAnsiTheme="minorHAnsi" w:cstheme="minorBidi"/>
          <w:color w:val="000000"/>
          <w:sz w:val="22"/>
          <w:szCs w:val="22"/>
          <w14:ligatures w14:val="none"/>
        </w:rPr>
        <w:t>[</w:t>
      </w:r>
      <w:proofErr w:type="gramEnd"/>
      <w:r w:rsidR="00B753FD" w:rsidRPr="009768BB">
        <w:rPr>
          <w:rFonts w:asciiTheme="minorHAnsi" w:eastAsiaTheme="minorEastAsia" w:hAnsiTheme="minorHAnsi" w:cstheme="minorBidi"/>
          <w:color w:val="000000"/>
          <w:sz w:val="22"/>
          <w:szCs w:val="22"/>
          <w14:ligatures w14:val="none"/>
        </w:rPr>
        <w:t>7]</w:t>
      </w:r>
      <w:r w:rsidR="000B7125" w:rsidRPr="009768BB">
        <w:rPr>
          <w:rFonts w:asciiTheme="minorHAnsi" w:eastAsiaTheme="minorEastAsia" w:hAnsiTheme="minorHAnsi" w:cstheme="minorBidi"/>
          <w:sz w:val="22"/>
          <w:szCs w:val="22"/>
        </w:rPr>
        <w:t xml:space="preserve"> </w:t>
      </w:r>
      <w:r w:rsidR="21482029" w:rsidRPr="009768BB">
        <w:rPr>
          <w:rFonts w:asciiTheme="minorHAnsi" w:eastAsiaTheme="minorEastAsia" w:hAnsiTheme="minorHAnsi" w:cstheme="minorBidi"/>
          <w:sz w:val="22"/>
          <w:szCs w:val="22"/>
        </w:rPr>
        <w:t xml:space="preserve">Boyle., M. (2019) </w:t>
      </w:r>
      <w:r w:rsidR="21482029" w:rsidRPr="009768BB">
        <w:rPr>
          <w:rFonts w:asciiTheme="minorHAnsi" w:eastAsiaTheme="minorEastAsia" w:hAnsiTheme="minorHAnsi" w:cstheme="minorBidi"/>
          <w:i/>
          <w:iCs/>
          <w:sz w:val="22"/>
          <w:szCs w:val="22"/>
        </w:rPr>
        <w:t xml:space="preserve">UX goals - how to make something intuitive, </w:t>
      </w:r>
      <w:proofErr w:type="spellStart"/>
      <w:r w:rsidR="21482029" w:rsidRPr="009768BB">
        <w:rPr>
          <w:rFonts w:asciiTheme="minorHAnsi" w:eastAsiaTheme="minorEastAsia" w:hAnsiTheme="minorHAnsi" w:cstheme="minorBidi"/>
          <w:i/>
          <w:iCs/>
          <w:sz w:val="22"/>
          <w:szCs w:val="22"/>
        </w:rPr>
        <w:t>Gravitywell</w:t>
      </w:r>
      <w:proofErr w:type="spellEnd"/>
      <w:r w:rsidR="21482029" w:rsidRPr="009768BB">
        <w:rPr>
          <w:rFonts w:asciiTheme="minorHAnsi" w:eastAsiaTheme="minorEastAsia" w:hAnsiTheme="minorHAnsi" w:cstheme="minorBidi"/>
          <w:i/>
          <w:iCs/>
          <w:sz w:val="22"/>
          <w:szCs w:val="22"/>
        </w:rPr>
        <w:t xml:space="preserve">. </w:t>
      </w:r>
      <w:r w:rsidR="21482029" w:rsidRPr="009768BB">
        <w:rPr>
          <w:rFonts w:asciiTheme="minorHAnsi" w:eastAsiaTheme="minorEastAsia" w:hAnsiTheme="minorHAnsi" w:cstheme="minorBidi"/>
          <w:sz w:val="22"/>
          <w:szCs w:val="22"/>
        </w:rPr>
        <w:t xml:space="preserve">Available at: </w:t>
      </w:r>
      <w:hyperlink r:id="rId19">
        <w:r w:rsidR="21482029" w:rsidRPr="009768BB">
          <w:rPr>
            <w:rStyle w:val="Hyperlink"/>
            <w:rFonts w:asciiTheme="minorHAnsi" w:eastAsiaTheme="minorEastAsia" w:hAnsiTheme="minorHAnsi" w:cstheme="minorBidi"/>
            <w:sz w:val="22"/>
            <w:szCs w:val="22"/>
          </w:rPr>
          <w:t>https://www.gravitywell.co.uk/insights/ux-goals-how-to-make-something-intuitive/</w:t>
        </w:r>
      </w:hyperlink>
      <w:r w:rsidR="21482029" w:rsidRPr="009768BB">
        <w:rPr>
          <w:rFonts w:asciiTheme="minorHAnsi" w:eastAsiaTheme="minorEastAsia" w:hAnsiTheme="minorHAnsi" w:cstheme="minorBidi"/>
          <w:sz w:val="22"/>
          <w:szCs w:val="22"/>
        </w:rPr>
        <w:t xml:space="preserve"> (Accessed: 21 November 2023).</w:t>
      </w:r>
    </w:p>
    <w:p w14:paraId="26FA7711" w14:textId="4FF930C8" w:rsidR="00B753FD" w:rsidRPr="00BF662B" w:rsidRDefault="00B753FD" w:rsidP="37536AA0">
      <w:pPr>
        <w:spacing w:before="100" w:beforeAutospacing="1" w:after="100" w:afterAutospacing="1" w:line="240" w:lineRule="auto"/>
        <w:rPr>
          <w:rFonts w:eastAsia="Times New Roman"/>
          <w:color w:val="000000" w:themeColor="text1"/>
          <w:lang w:eastAsia="en-GB"/>
        </w:rPr>
      </w:pPr>
      <w:r w:rsidRPr="37536AA0">
        <w:rPr>
          <w:rFonts w:eastAsia="Times New Roman"/>
          <w:color w:val="000000"/>
          <w:kern w:val="0"/>
          <w:lang w:eastAsia="en-GB"/>
          <w14:ligatures w14:val="none"/>
        </w:rPr>
        <w:t>[8]</w:t>
      </w:r>
      <w:r w:rsidR="000B7125" w:rsidRPr="37536AA0">
        <w:rPr>
          <w:rFonts w:eastAsia="Times New Roman"/>
          <w:color w:val="000000"/>
          <w:kern w:val="0"/>
          <w:lang w:eastAsia="en-GB"/>
          <w14:ligatures w14:val="none"/>
        </w:rPr>
        <w:t xml:space="preserve"> </w:t>
      </w:r>
      <w:r w:rsidR="7DF796AE" w:rsidRPr="37536AA0">
        <w:rPr>
          <w:rFonts w:eastAsia="Times New Roman"/>
          <w:color w:val="000000" w:themeColor="text1"/>
          <w:lang w:eastAsia="en-GB"/>
        </w:rPr>
        <w:t xml:space="preserve">Bertone, H.J. (2021) </w:t>
      </w:r>
      <w:r w:rsidR="7DF796AE" w:rsidRPr="756AB647">
        <w:rPr>
          <w:rFonts w:eastAsia="Times New Roman"/>
          <w:i/>
          <w:color w:val="000000" w:themeColor="text1"/>
          <w:lang w:eastAsia="en-GB"/>
        </w:rPr>
        <w:t xml:space="preserve">Which type of meditation is right for </w:t>
      </w:r>
      <w:proofErr w:type="gramStart"/>
      <w:r w:rsidR="7DF796AE" w:rsidRPr="756AB647">
        <w:rPr>
          <w:rFonts w:eastAsia="Times New Roman"/>
          <w:i/>
          <w:color w:val="000000" w:themeColor="text1"/>
          <w:lang w:eastAsia="en-GB"/>
        </w:rPr>
        <w:t>you?,</w:t>
      </w:r>
      <w:proofErr w:type="gramEnd"/>
      <w:r w:rsidR="7DF796AE" w:rsidRPr="756AB647">
        <w:rPr>
          <w:rFonts w:eastAsia="Times New Roman"/>
          <w:i/>
          <w:color w:val="000000" w:themeColor="text1"/>
          <w:lang w:eastAsia="en-GB"/>
        </w:rPr>
        <w:t xml:space="preserve"> Healthline.</w:t>
      </w:r>
      <w:r w:rsidR="7DF796AE" w:rsidRPr="37536AA0">
        <w:rPr>
          <w:rFonts w:eastAsia="Times New Roman"/>
          <w:color w:val="000000" w:themeColor="text1"/>
          <w:lang w:eastAsia="en-GB"/>
        </w:rPr>
        <w:t xml:space="preserve"> Available at: </w:t>
      </w:r>
      <w:hyperlink r:id="rId20">
        <w:r w:rsidR="7DF796AE" w:rsidRPr="37536AA0">
          <w:rPr>
            <w:rStyle w:val="Hyperlink"/>
            <w:rFonts w:eastAsia="Times New Roman"/>
            <w:lang w:eastAsia="en-GB"/>
          </w:rPr>
          <w:t>https://www.healthline.com/health/mental-health/types-of-meditation</w:t>
        </w:r>
      </w:hyperlink>
      <w:r w:rsidR="7DF796AE" w:rsidRPr="37536AA0">
        <w:rPr>
          <w:rFonts w:eastAsia="Times New Roman"/>
          <w:color w:val="000000" w:themeColor="text1"/>
          <w:lang w:eastAsia="en-GB"/>
        </w:rPr>
        <w:t xml:space="preserve"> (Accessed: 21 November 2023). </w:t>
      </w:r>
    </w:p>
    <w:p w14:paraId="66900CD9" w14:textId="0FF8B488" w:rsidR="6BF297EB" w:rsidRPr="00BF662B" w:rsidRDefault="0091330B" w:rsidP="48A081E4">
      <w:pPr>
        <w:spacing w:before="100" w:beforeAutospacing="1" w:after="100" w:afterAutospacing="1" w:line="240" w:lineRule="auto"/>
        <w:rPr>
          <w:rFonts w:eastAsia="Times New Roman"/>
          <w:color w:val="000000"/>
          <w:kern w:val="0"/>
          <w:lang w:eastAsia="en-GB"/>
          <w14:ligatures w14:val="none"/>
        </w:rPr>
      </w:pPr>
      <w:r w:rsidRPr="37536AA0">
        <w:rPr>
          <w:rFonts w:eastAsia="Times New Roman"/>
          <w:color w:val="000000"/>
          <w:kern w:val="0"/>
          <w:lang w:eastAsia="en-GB"/>
          <w14:ligatures w14:val="none"/>
        </w:rPr>
        <w:t xml:space="preserve">[9] </w:t>
      </w:r>
      <w:r w:rsidR="3A7AD445" w:rsidRPr="6BF297EB">
        <w:rPr>
          <w:rFonts w:eastAsia="Times New Roman"/>
          <w:color w:val="000000" w:themeColor="text1"/>
          <w:lang w:eastAsia="en-GB"/>
        </w:rPr>
        <w:t xml:space="preserve">Martin, G. (2023) </w:t>
      </w:r>
      <w:r w:rsidR="3A7AD445" w:rsidRPr="6BF297EB">
        <w:rPr>
          <w:rFonts w:eastAsia="Times New Roman"/>
          <w:i/>
          <w:iCs/>
          <w:color w:val="000000" w:themeColor="text1"/>
          <w:lang w:eastAsia="en-GB"/>
        </w:rPr>
        <w:t xml:space="preserve">13 code quality metrics that you must track: </w:t>
      </w:r>
      <w:proofErr w:type="spellStart"/>
      <w:r w:rsidR="3A7AD445" w:rsidRPr="6BF297EB">
        <w:rPr>
          <w:rFonts w:eastAsia="Times New Roman"/>
          <w:i/>
          <w:iCs/>
          <w:color w:val="000000" w:themeColor="text1"/>
          <w:lang w:eastAsia="en-GB"/>
        </w:rPr>
        <w:t>Opsera</w:t>
      </w:r>
      <w:proofErr w:type="spellEnd"/>
      <w:r w:rsidR="3A7AD445" w:rsidRPr="6BF297EB">
        <w:rPr>
          <w:rFonts w:eastAsia="Times New Roman"/>
          <w:i/>
          <w:iCs/>
          <w:color w:val="000000" w:themeColor="text1"/>
          <w:lang w:eastAsia="en-GB"/>
        </w:rPr>
        <w:t xml:space="preserve">, </w:t>
      </w:r>
      <w:proofErr w:type="spellStart"/>
      <w:r w:rsidR="3A7AD445" w:rsidRPr="6BF297EB">
        <w:rPr>
          <w:rFonts w:eastAsia="Times New Roman"/>
          <w:i/>
          <w:iCs/>
          <w:color w:val="000000" w:themeColor="text1"/>
          <w:lang w:eastAsia="en-GB"/>
        </w:rPr>
        <w:t>Opsera</w:t>
      </w:r>
      <w:proofErr w:type="spellEnd"/>
      <w:r w:rsidR="3A7AD445" w:rsidRPr="6BF297EB">
        <w:rPr>
          <w:rFonts w:eastAsia="Times New Roman"/>
          <w:color w:val="000000" w:themeColor="text1"/>
          <w:lang w:eastAsia="en-GB"/>
        </w:rPr>
        <w:t xml:space="preserve">. Available at: </w:t>
      </w:r>
      <w:hyperlink r:id="rId21">
        <w:r w:rsidR="3A7AD445" w:rsidRPr="6BF297EB">
          <w:rPr>
            <w:rStyle w:val="Hyperlink"/>
            <w:rFonts w:eastAsia="Times New Roman"/>
            <w:lang w:eastAsia="en-GB"/>
          </w:rPr>
          <w:t>https://www.opsera.io/blog/13-code-quality-metrics-that-you-must-track</w:t>
        </w:r>
      </w:hyperlink>
      <w:r w:rsidR="3A7AD445" w:rsidRPr="6BF297EB">
        <w:rPr>
          <w:rFonts w:eastAsia="Times New Roman"/>
          <w:color w:val="000000" w:themeColor="text1"/>
          <w:lang w:eastAsia="en-GB"/>
        </w:rPr>
        <w:t xml:space="preserve"> (Accessed: 21 November 2023).</w:t>
      </w:r>
    </w:p>
    <w:p w14:paraId="25E32B39" w14:textId="0E2C9E96" w:rsidR="00271CA0" w:rsidRPr="00BF662B" w:rsidRDefault="00271CA0" w:rsidP="4C3DA19D">
      <w:pPr>
        <w:spacing w:before="100" w:beforeAutospacing="1" w:after="100" w:afterAutospacing="1" w:line="240" w:lineRule="auto"/>
        <w:rPr>
          <w:rFonts w:eastAsia="Times New Roman"/>
          <w:color w:val="000000" w:themeColor="text1"/>
          <w:lang w:eastAsia="en-GB"/>
        </w:rPr>
      </w:pPr>
      <w:r w:rsidRPr="18E93259">
        <w:rPr>
          <w:rFonts w:eastAsia="Times New Roman"/>
          <w:color w:val="000000"/>
          <w:kern w:val="0"/>
          <w:lang w:eastAsia="en-GB"/>
          <w14:ligatures w14:val="none"/>
        </w:rPr>
        <w:t>[10]</w:t>
      </w:r>
      <w:r w:rsidR="00746964" w:rsidRPr="00746964">
        <w:t xml:space="preserve"> </w:t>
      </w:r>
      <w:r w:rsidR="28237886">
        <w:t xml:space="preserve">Minhas, S. (2023) </w:t>
      </w:r>
      <w:r w:rsidR="28237886" w:rsidRPr="4C3DA19D">
        <w:rPr>
          <w:i/>
          <w:iCs/>
        </w:rPr>
        <w:t>How to write good error messages, Medium.</w:t>
      </w:r>
      <w:r w:rsidR="28237886">
        <w:t xml:space="preserve"> Available at: </w:t>
      </w:r>
      <w:hyperlink r:id="rId22">
        <w:r w:rsidR="28237886" w:rsidRPr="6BF20073">
          <w:rPr>
            <w:rStyle w:val="Hyperlink"/>
          </w:rPr>
          <w:t>https://uxplanet.org/how-to-write-good-error-messages-858e4551cd4</w:t>
        </w:r>
      </w:hyperlink>
      <w:r w:rsidR="28237886">
        <w:t xml:space="preserve"> (Accessed: 21 November 2023).</w:t>
      </w:r>
    </w:p>
    <w:p w14:paraId="098C79AF" w14:textId="00D5E8CC" w:rsidR="00271CA0" w:rsidRDefault="06185835" w:rsidP="003D766D">
      <w:pPr>
        <w:spacing w:before="100" w:beforeAutospacing="1" w:after="100" w:afterAutospacing="1" w:line="240" w:lineRule="auto"/>
        <w:rPr>
          <w:rFonts w:eastAsia="Times New Roman"/>
          <w:color w:val="000000" w:themeColor="text1"/>
          <w:lang w:eastAsia="en-GB"/>
        </w:rPr>
      </w:pPr>
      <w:r w:rsidRPr="4C3DA19D">
        <w:rPr>
          <w:rFonts w:eastAsia="Times New Roman"/>
          <w:color w:val="000000" w:themeColor="text1"/>
          <w:lang w:eastAsia="en-GB"/>
        </w:rPr>
        <w:t>[11] Maring, J. (2023)</w:t>
      </w:r>
      <w:r w:rsidRPr="4C3DA19D">
        <w:rPr>
          <w:rFonts w:eastAsia="Times New Roman"/>
          <w:i/>
          <w:iCs/>
          <w:color w:val="000000" w:themeColor="text1"/>
          <w:lang w:eastAsia="en-GB"/>
        </w:rPr>
        <w:t xml:space="preserve"> Google is getting ready to kill your </w:t>
      </w:r>
      <w:proofErr w:type="spellStart"/>
      <w:r w:rsidRPr="4C3DA19D">
        <w:rPr>
          <w:rFonts w:eastAsia="Times New Roman"/>
          <w:i/>
          <w:iCs/>
          <w:color w:val="000000" w:themeColor="text1"/>
          <w:lang w:eastAsia="en-GB"/>
        </w:rPr>
        <w:t>fitbit</w:t>
      </w:r>
      <w:proofErr w:type="spellEnd"/>
      <w:r w:rsidRPr="4C3DA19D">
        <w:rPr>
          <w:rFonts w:eastAsia="Times New Roman"/>
          <w:i/>
          <w:iCs/>
          <w:color w:val="000000" w:themeColor="text1"/>
          <w:lang w:eastAsia="en-GB"/>
        </w:rPr>
        <w:t xml:space="preserve"> account, Digital Trends.</w:t>
      </w:r>
      <w:r w:rsidRPr="4C3DA19D">
        <w:rPr>
          <w:rFonts w:eastAsia="Times New Roman"/>
          <w:color w:val="000000" w:themeColor="text1"/>
          <w:lang w:eastAsia="en-GB"/>
        </w:rPr>
        <w:t xml:space="preserve"> Available at: </w:t>
      </w:r>
      <w:hyperlink r:id="rId23">
        <w:r w:rsidRPr="4C3DA19D">
          <w:rPr>
            <w:rStyle w:val="Hyperlink"/>
            <w:rFonts w:eastAsia="Times New Roman"/>
            <w:lang w:eastAsia="en-GB"/>
          </w:rPr>
          <w:t>https://www.digitaltrends.com/mobile/google-migrating-killing-fitbit-accounts-news/</w:t>
        </w:r>
      </w:hyperlink>
      <w:r w:rsidRPr="4C3DA19D">
        <w:rPr>
          <w:rFonts w:eastAsia="Times New Roman"/>
          <w:color w:val="000000" w:themeColor="text1"/>
          <w:lang w:eastAsia="en-GB"/>
        </w:rPr>
        <w:t xml:space="preserve"> (Accessed: 21 November 2023).</w:t>
      </w:r>
    </w:p>
    <w:p w14:paraId="1C059FDB" w14:textId="676A3FF8" w:rsidR="00271CA0" w:rsidRDefault="06185835" w:rsidP="00BC24C4">
      <w:pPr>
        <w:spacing w:before="100" w:beforeAutospacing="1" w:after="100" w:afterAutospacing="1" w:line="240" w:lineRule="auto"/>
        <w:ind w:left="567" w:hanging="567"/>
        <w:rPr>
          <w:rFonts w:eastAsia="Times New Roman"/>
          <w:color w:val="000000" w:themeColor="text1"/>
          <w:lang w:eastAsia="en-GB"/>
        </w:rPr>
      </w:pPr>
      <w:r w:rsidRPr="4C3DA19D">
        <w:rPr>
          <w:rFonts w:eastAsia="Times New Roman"/>
          <w:color w:val="000000" w:themeColor="text1"/>
          <w:lang w:eastAsia="en-GB"/>
        </w:rPr>
        <w:t>[12]</w:t>
      </w:r>
      <w:r w:rsidR="37015386" w:rsidRPr="4C3DA19D">
        <w:rPr>
          <w:rFonts w:eastAsia="Times New Roman"/>
          <w:color w:val="000000" w:themeColor="text1"/>
          <w:lang w:eastAsia="en-GB"/>
        </w:rPr>
        <w:t xml:space="preserve"> Fitbit (2023) </w:t>
      </w:r>
      <w:r w:rsidR="37015386" w:rsidRPr="4C3DA19D">
        <w:rPr>
          <w:rFonts w:eastAsia="Times New Roman"/>
          <w:i/>
          <w:iCs/>
          <w:color w:val="000000" w:themeColor="text1"/>
          <w:lang w:eastAsia="en-GB"/>
        </w:rPr>
        <w:t>Fitbit development: Fitbit studio</w:t>
      </w:r>
      <w:r w:rsidR="37015386" w:rsidRPr="4C3DA19D">
        <w:rPr>
          <w:rFonts w:eastAsia="Times New Roman"/>
          <w:color w:val="000000" w:themeColor="text1"/>
          <w:lang w:eastAsia="en-GB"/>
        </w:rPr>
        <w:t xml:space="preserve">. Available at: </w:t>
      </w:r>
      <w:hyperlink r:id="rId24">
        <w:r w:rsidR="37015386" w:rsidRPr="4C3DA19D">
          <w:rPr>
            <w:rStyle w:val="Hyperlink"/>
            <w:rFonts w:eastAsia="Times New Roman"/>
            <w:lang w:eastAsia="en-GB"/>
          </w:rPr>
          <w:t>https://dev.fitbit.com/build/fitbit-studio/</w:t>
        </w:r>
      </w:hyperlink>
      <w:r w:rsidR="37015386" w:rsidRPr="4C3DA19D">
        <w:rPr>
          <w:rFonts w:eastAsia="Times New Roman"/>
          <w:color w:val="000000" w:themeColor="text1"/>
          <w:lang w:eastAsia="en-GB"/>
        </w:rPr>
        <w:t xml:space="preserve"> (Accessed: 21 November 2023).</w:t>
      </w:r>
    </w:p>
    <w:p w14:paraId="0CECB89A" w14:textId="15D861A2" w:rsidR="001955D2" w:rsidRPr="001955D2" w:rsidRDefault="001955D2" w:rsidP="001955D2">
      <w:pPr>
        <w:pStyle w:val="NormalWeb"/>
        <w:shd w:val="clear" w:color="auto" w:fill="FFFFFF"/>
        <w:spacing w:before="0" w:beforeAutospacing="0" w:after="0" w:afterAutospacing="0" w:line="360" w:lineRule="atLeast"/>
        <w:rPr>
          <w:rFonts w:asciiTheme="minorHAnsi" w:hAnsiTheme="minorHAnsi" w:cstheme="minorBidi"/>
          <w:color w:val="000000" w:themeColor="text1"/>
          <w:kern w:val="2"/>
          <w:sz w:val="22"/>
          <w:szCs w:val="22"/>
        </w:rPr>
      </w:pPr>
      <w:r w:rsidRPr="001955D2">
        <w:rPr>
          <w:rFonts w:asciiTheme="minorHAnsi" w:hAnsiTheme="minorHAnsi" w:cstheme="minorBidi"/>
          <w:color w:val="000000" w:themeColor="text1"/>
          <w:kern w:val="2"/>
          <w:sz w:val="22"/>
          <w:szCs w:val="22"/>
        </w:rPr>
        <w:t xml:space="preserve">[13] ico.org.uk. (2023). </w:t>
      </w:r>
      <w:r w:rsidRPr="005E345D">
        <w:rPr>
          <w:rFonts w:asciiTheme="minorHAnsi" w:hAnsiTheme="minorHAnsi" w:cstheme="minorBidi"/>
          <w:i/>
          <w:iCs/>
          <w:color w:val="000000" w:themeColor="text1"/>
          <w:kern w:val="2"/>
          <w:sz w:val="22"/>
          <w:szCs w:val="22"/>
        </w:rPr>
        <w:t>What is personal information: a guide</w:t>
      </w:r>
      <w:r w:rsidRPr="001955D2">
        <w:rPr>
          <w:rFonts w:asciiTheme="minorHAnsi" w:hAnsiTheme="minorHAnsi" w:cstheme="minorBidi"/>
          <w:color w:val="000000" w:themeColor="text1"/>
          <w:kern w:val="2"/>
          <w:sz w:val="22"/>
          <w:szCs w:val="22"/>
        </w:rPr>
        <w:t xml:space="preserve">. [online] Available at: </w:t>
      </w:r>
      <w:hyperlink r:id="rId25" w:history="1">
        <w:r w:rsidRPr="005B1057">
          <w:rPr>
            <w:rStyle w:val="Hyperlink"/>
            <w:rFonts w:asciiTheme="minorHAnsi" w:hAnsiTheme="minorHAnsi" w:cstheme="minorBidi"/>
            <w:kern w:val="2"/>
            <w:sz w:val="22"/>
            <w:szCs w:val="22"/>
          </w:rPr>
          <w:t>https://ico.org.uk/for-organisations/uk-gdpr-guidance-and-resources/personal-information-what-is-it/what-is-personal-information-a-guide/</w:t>
        </w:r>
      </w:hyperlink>
      <w:r>
        <w:rPr>
          <w:rFonts w:asciiTheme="minorHAnsi" w:hAnsiTheme="minorHAnsi" w:cstheme="minorBidi"/>
          <w:color w:val="000000" w:themeColor="text1"/>
          <w:kern w:val="2"/>
          <w:sz w:val="22"/>
          <w:szCs w:val="22"/>
        </w:rPr>
        <w:t xml:space="preserve"> </w:t>
      </w:r>
      <w:r w:rsidRPr="001955D2">
        <w:rPr>
          <w:rFonts w:asciiTheme="minorHAnsi" w:hAnsiTheme="minorHAnsi" w:cstheme="minorBidi"/>
          <w:color w:val="000000" w:themeColor="text1"/>
          <w:kern w:val="2"/>
          <w:sz w:val="22"/>
          <w:szCs w:val="22"/>
        </w:rPr>
        <w:t>(Accessed: 21 November 2023).</w:t>
      </w:r>
    </w:p>
    <w:p w14:paraId="7072A543" w14:textId="78225F90" w:rsidR="001955D2" w:rsidRPr="001955D2" w:rsidRDefault="001955D2" w:rsidP="001955D2">
      <w:pPr>
        <w:shd w:val="clear" w:color="auto" w:fill="FFFFFF"/>
        <w:spacing w:before="100" w:beforeAutospacing="1" w:after="100" w:afterAutospacing="1" w:line="240" w:lineRule="auto"/>
        <w:rPr>
          <w:rFonts w:eastAsia="Times New Roman"/>
          <w:color w:val="000000" w:themeColor="text1"/>
          <w:lang w:eastAsia="en-GB"/>
        </w:rPr>
      </w:pPr>
    </w:p>
    <w:p w14:paraId="5E5F18F5" w14:textId="793AF9D1" w:rsidR="001955D2" w:rsidRDefault="001955D2" w:rsidP="00BC24C4">
      <w:pPr>
        <w:spacing w:before="100" w:beforeAutospacing="1" w:after="100" w:afterAutospacing="1" w:line="240" w:lineRule="auto"/>
        <w:ind w:left="567" w:hanging="567"/>
        <w:rPr>
          <w:rFonts w:eastAsia="Times New Roman"/>
          <w:color w:val="000000" w:themeColor="text1"/>
          <w:lang w:eastAsia="en-GB"/>
        </w:rPr>
      </w:pPr>
    </w:p>
    <w:p w14:paraId="2EE60A5A" w14:textId="72CF4A80" w:rsidR="00271CA0" w:rsidRDefault="00271CA0" w:rsidP="4C3DA19D">
      <w:pPr>
        <w:spacing w:beforeAutospacing="1" w:afterAutospacing="1" w:line="240" w:lineRule="auto"/>
        <w:rPr>
          <w:rFonts w:eastAsia="Times New Roman"/>
          <w:color w:val="000000" w:themeColor="text1"/>
          <w:lang w:eastAsia="en-GB"/>
        </w:rPr>
      </w:pPr>
    </w:p>
    <w:sectPr w:rsidR="00271CA0" w:rsidSect="005D34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0FD7E" w14:textId="77777777" w:rsidR="00A47E12" w:rsidRDefault="00A47E12" w:rsidP="00CA12DA">
      <w:pPr>
        <w:spacing w:after="0" w:line="240" w:lineRule="auto"/>
      </w:pPr>
      <w:r>
        <w:separator/>
      </w:r>
    </w:p>
  </w:endnote>
  <w:endnote w:type="continuationSeparator" w:id="0">
    <w:p w14:paraId="6338D817" w14:textId="77777777" w:rsidR="00A47E12" w:rsidRDefault="00A47E12" w:rsidP="00CA12DA">
      <w:pPr>
        <w:spacing w:after="0" w:line="240" w:lineRule="auto"/>
      </w:pPr>
      <w:r>
        <w:continuationSeparator/>
      </w:r>
    </w:p>
  </w:endnote>
  <w:endnote w:type="continuationNotice" w:id="1">
    <w:p w14:paraId="624A84DE" w14:textId="77777777" w:rsidR="00A47E12" w:rsidRDefault="00A47E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09853" w14:textId="77777777" w:rsidR="00A47E12" w:rsidRDefault="00A47E12" w:rsidP="00CA12DA">
      <w:pPr>
        <w:spacing w:after="0" w:line="240" w:lineRule="auto"/>
      </w:pPr>
      <w:r>
        <w:separator/>
      </w:r>
    </w:p>
  </w:footnote>
  <w:footnote w:type="continuationSeparator" w:id="0">
    <w:p w14:paraId="24DB6C11" w14:textId="77777777" w:rsidR="00A47E12" w:rsidRDefault="00A47E12" w:rsidP="00CA12DA">
      <w:pPr>
        <w:spacing w:after="0" w:line="240" w:lineRule="auto"/>
      </w:pPr>
      <w:r>
        <w:continuationSeparator/>
      </w:r>
    </w:p>
  </w:footnote>
  <w:footnote w:type="continuationNotice" w:id="1">
    <w:p w14:paraId="37CDF32A" w14:textId="77777777" w:rsidR="00A47E12" w:rsidRDefault="00A47E1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IfqqTegH3rjn5v" int2:id="CUeVBBS3">
      <int2:state int2:value="Rejected" int2:type="AugLoop_Text_Critique"/>
    </int2:textHash>
    <int2:textHash int2:hashCode="3cyvFvL+atl6+1" int2:id="YxajCh5y">
      <int2:state int2:value="Rejected" int2:type="AugLoop_Text_Critique"/>
    </int2:textHash>
    <int2:bookmark int2:bookmarkName="_Int_j7wJMWRE" int2:invalidationBookmarkName="" int2:hashCode="Wsrdo7vY2hpfos" int2:id="yj2alcY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FFFFFFFF"/>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Liberation Serif" w:hAnsi="Liberation Serif" w:cs="Courier New"/>
        <w:sz w:val="32"/>
      </w:rPr>
    </w:lvl>
    <w:lvl w:ilvl="2">
      <w:start w:val="1"/>
      <w:numFmt w:val="bullet"/>
      <w:lvlText w:val=""/>
      <w:lvlJc w:val="left"/>
      <w:pPr>
        <w:ind w:left="2160" w:hanging="360"/>
      </w:pPr>
      <w:rPr>
        <w:rFonts w:ascii="Liberation Serif"/>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Liberation Serif" w:hAnsi="Liberation Serif" w:cs="Courier New"/>
      </w:rPr>
    </w:lvl>
    <w:lvl w:ilvl="5">
      <w:start w:val="1"/>
      <w:numFmt w:val="bullet"/>
      <w:lvlText w:val=""/>
      <w:lvlJc w:val="left"/>
      <w:pPr>
        <w:ind w:left="4320" w:hanging="360"/>
      </w:pPr>
      <w:rPr>
        <w:rFonts w:ascii="Liberation Serif"/>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Liberation Serif" w:hAnsi="Liberation Serif" w:cs="Courier New"/>
      </w:rPr>
    </w:lvl>
    <w:lvl w:ilvl="8">
      <w:start w:val="1"/>
      <w:numFmt w:val="bullet"/>
      <w:lvlText w:val=""/>
      <w:lvlJc w:val="left"/>
      <w:pPr>
        <w:ind w:left="6480" w:hanging="360"/>
      </w:pPr>
      <w:rPr>
        <w:rFonts w:ascii="Liberation Serif"/>
      </w:rPr>
    </w:lvl>
  </w:abstractNum>
  <w:abstractNum w:abstractNumId="1" w15:restartNumberingAfterBreak="0">
    <w:nsid w:val="00A67BD8"/>
    <w:multiLevelType w:val="multilevel"/>
    <w:tmpl w:val="C1D8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F66E7"/>
    <w:multiLevelType w:val="multilevel"/>
    <w:tmpl w:val="F014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71AE2"/>
    <w:multiLevelType w:val="multilevel"/>
    <w:tmpl w:val="11509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643B93"/>
    <w:multiLevelType w:val="multilevel"/>
    <w:tmpl w:val="6510A3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E191F"/>
    <w:multiLevelType w:val="multilevel"/>
    <w:tmpl w:val="D3B438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88F4BB"/>
    <w:multiLevelType w:val="hybridMultilevel"/>
    <w:tmpl w:val="FFFFFFFF"/>
    <w:lvl w:ilvl="0" w:tplc="906610C4">
      <w:start w:val="1"/>
      <w:numFmt w:val="bullet"/>
      <w:lvlText w:val="-"/>
      <w:lvlJc w:val="left"/>
      <w:pPr>
        <w:ind w:left="720" w:hanging="360"/>
      </w:pPr>
      <w:rPr>
        <w:rFonts w:ascii="Calibri" w:hAnsi="Calibri" w:hint="default"/>
      </w:rPr>
    </w:lvl>
    <w:lvl w:ilvl="1" w:tplc="B3322AA6">
      <w:start w:val="1"/>
      <w:numFmt w:val="bullet"/>
      <w:lvlText w:val="o"/>
      <w:lvlJc w:val="left"/>
      <w:pPr>
        <w:ind w:left="1440" w:hanging="360"/>
      </w:pPr>
      <w:rPr>
        <w:rFonts w:ascii="Courier New" w:hAnsi="Courier New" w:hint="default"/>
      </w:rPr>
    </w:lvl>
    <w:lvl w:ilvl="2" w:tplc="A9A25696">
      <w:start w:val="1"/>
      <w:numFmt w:val="bullet"/>
      <w:lvlText w:val=""/>
      <w:lvlJc w:val="left"/>
      <w:pPr>
        <w:ind w:left="2160" w:hanging="360"/>
      </w:pPr>
      <w:rPr>
        <w:rFonts w:ascii="Wingdings" w:hAnsi="Wingdings" w:hint="default"/>
      </w:rPr>
    </w:lvl>
    <w:lvl w:ilvl="3" w:tplc="2396B71E">
      <w:start w:val="1"/>
      <w:numFmt w:val="bullet"/>
      <w:lvlText w:val=""/>
      <w:lvlJc w:val="left"/>
      <w:pPr>
        <w:ind w:left="2880" w:hanging="360"/>
      </w:pPr>
      <w:rPr>
        <w:rFonts w:ascii="Symbol" w:hAnsi="Symbol" w:hint="default"/>
      </w:rPr>
    </w:lvl>
    <w:lvl w:ilvl="4" w:tplc="7E74934C">
      <w:start w:val="1"/>
      <w:numFmt w:val="bullet"/>
      <w:lvlText w:val="o"/>
      <w:lvlJc w:val="left"/>
      <w:pPr>
        <w:ind w:left="3600" w:hanging="360"/>
      </w:pPr>
      <w:rPr>
        <w:rFonts w:ascii="Courier New" w:hAnsi="Courier New" w:hint="default"/>
      </w:rPr>
    </w:lvl>
    <w:lvl w:ilvl="5" w:tplc="683AD95C">
      <w:start w:val="1"/>
      <w:numFmt w:val="bullet"/>
      <w:lvlText w:val=""/>
      <w:lvlJc w:val="left"/>
      <w:pPr>
        <w:ind w:left="4320" w:hanging="360"/>
      </w:pPr>
      <w:rPr>
        <w:rFonts w:ascii="Wingdings" w:hAnsi="Wingdings" w:hint="default"/>
      </w:rPr>
    </w:lvl>
    <w:lvl w:ilvl="6" w:tplc="3C260CAA">
      <w:start w:val="1"/>
      <w:numFmt w:val="bullet"/>
      <w:lvlText w:val=""/>
      <w:lvlJc w:val="left"/>
      <w:pPr>
        <w:ind w:left="5040" w:hanging="360"/>
      </w:pPr>
      <w:rPr>
        <w:rFonts w:ascii="Symbol" w:hAnsi="Symbol" w:hint="default"/>
      </w:rPr>
    </w:lvl>
    <w:lvl w:ilvl="7" w:tplc="50149590">
      <w:start w:val="1"/>
      <w:numFmt w:val="bullet"/>
      <w:lvlText w:val="o"/>
      <w:lvlJc w:val="left"/>
      <w:pPr>
        <w:ind w:left="5760" w:hanging="360"/>
      </w:pPr>
      <w:rPr>
        <w:rFonts w:ascii="Courier New" w:hAnsi="Courier New" w:hint="default"/>
      </w:rPr>
    </w:lvl>
    <w:lvl w:ilvl="8" w:tplc="3B664BDE">
      <w:start w:val="1"/>
      <w:numFmt w:val="bullet"/>
      <w:lvlText w:val=""/>
      <w:lvlJc w:val="left"/>
      <w:pPr>
        <w:ind w:left="6480" w:hanging="360"/>
      </w:pPr>
      <w:rPr>
        <w:rFonts w:ascii="Wingdings" w:hAnsi="Wingdings" w:hint="default"/>
      </w:rPr>
    </w:lvl>
  </w:abstractNum>
  <w:abstractNum w:abstractNumId="7" w15:restartNumberingAfterBreak="0">
    <w:nsid w:val="2DF254C5"/>
    <w:multiLevelType w:val="multilevel"/>
    <w:tmpl w:val="C7E6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650194"/>
    <w:multiLevelType w:val="hybridMultilevel"/>
    <w:tmpl w:val="4FA62648"/>
    <w:lvl w:ilvl="0" w:tplc="DEE486F2">
      <w:start w:val="1"/>
      <w:numFmt w:val="bullet"/>
      <w:lvlText w:val="-"/>
      <w:lvlJc w:val="left"/>
      <w:pPr>
        <w:ind w:left="720" w:hanging="360"/>
      </w:pPr>
      <w:rPr>
        <w:rFonts w:ascii="Calibri" w:hAnsi="Calibri" w:hint="default"/>
      </w:rPr>
    </w:lvl>
    <w:lvl w:ilvl="1" w:tplc="9D1E14DC">
      <w:start w:val="1"/>
      <w:numFmt w:val="bullet"/>
      <w:lvlText w:val="o"/>
      <w:lvlJc w:val="left"/>
      <w:pPr>
        <w:ind w:left="1440" w:hanging="360"/>
      </w:pPr>
      <w:rPr>
        <w:rFonts w:ascii="Courier New" w:hAnsi="Courier New" w:hint="default"/>
      </w:rPr>
    </w:lvl>
    <w:lvl w:ilvl="2" w:tplc="A8E039F4">
      <w:start w:val="1"/>
      <w:numFmt w:val="bullet"/>
      <w:lvlText w:val=""/>
      <w:lvlJc w:val="left"/>
      <w:pPr>
        <w:ind w:left="2160" w:hanging="360"/>
      </w:pPr>
      <w:rPr>
        <w:rFonts w:ascii="Wingdings" w:hAnsi="Wingdings" w:hint="default"/>
      </w:rPr>
    </w:lvl>
    <w:lvl w:ilvl="3" w:tplc="B59EF88E">
      <w:start w:val="1"/>
      <w:numFmt w:val="bullet"/>
      <w:lvlText w:val=""/>
      <w:lvlJc w:val="left"/>
      <w:pPr>
        <w:ind w:left="2880" w:hanging="360"/>
      </w:pPr>
      <w:rPr>
        <w:rFonts w:ascii="Symbol" w:hAnsi="Symbol" w:hint="default"/>
      </w:rPr>
    </w:lvl>
    <w:lvl w:ilvl="4" w:tplc="E62224EA">
      <w:start w:val="1"/>
      <w:numFmt w:val="bullet"/>
      <w:lvlText w:val="o"/>
      <w:lvlJc w:val="left"/>
      <w:pPr>
        <w:ind w:left="3600" w:hanging="360"/>
      </w:pPr>
      <w:rPr>
        <w:rFonts w:ascii="Courier New" w:hAnsi="Courier New" w:hint="default"/>
      </w:rPr>
    </w:lvl>
    <w:lvl w:ilvl="5" w:tplc="8DB0FE80">
      <w:start w:val="1"/>
      <w:numFmt w:val="bullet"/>
      <w:lvlText w:val=""/>
      <w:lvlJc w:val="left"/>
      <w:pPr>
        <w:ind w:left="4320" w:hanging="360"/>
      </w:pPr>
      <w:rPr>
        <w:rFonts w:ascii="Wingdings" w:hAnsi="Wingdings" w:hint="default"/>
      </w:rPr>
    </w:lvl>
    <w:lvl w:ilvl="6" w:tplc="2D20B16A">
      <w:start w:val="1"/>
      <w:numFmt w:val="bullet"/>
      <w:lvlText w:val=""/>
      <w:lvlJc w:val="left"/>
      <w:pPr>
        <w:ind w:left="5040" w:hanging="360"/>
      </w:pPr>
      <w:rPr>
        <w:rFonts w:ascii="Symbol" w:hAnsi="Symbol" w:hint="default"/>
      </w:rPr>
    </w:lvl>
    <w:lvl w:ilvl="7" w:tplc="D58E279C">
      <w:start w:val="1"/>
      <w:numFmt w:val="bullet"/>
      <w:lvlText w:val="o"/>
      <w:lvlJc w:val="left"/>
      <w:pPr>
        <w:ind w:left="5760" w:hanging="360"/>
      </w:pPr>
      <w:rPr>
        <w:rFonts w:ascii="Courier New" w:hAnsi="Courier New" w:hint="default"/>
      </w:rPr>
    </w:lvl>
    <w:lvl w:ilvl="8" w:tplc="D998165E">
      <w:start w:val="1"/>
      <w:numFmt w:val="bullet"/>
      <w:lvlText w:val=""/>
      <w:lvlJc w:val="left"/>
      <w:pPr>
        <w:ind w:left="6480" w:hanging="360"/>
      </w:pPr>
      <w:rPr>
        <w:rFonts w:ascii="Wingdings" w:hAnsi="Wingdings" w:hint="default"/>
      </w:rPr>
    </w:lvl>
  </w:abstractNum>
  <w:abstractNum w:abstractNumId="9" w15:restartNumberingAfterBreak="0">
    <w:nsid w:val="2EA11E83"/>
    <w:multiLevelType w:val="hybridMultilevel"/>
    <w:tmpl w:val="74F2E988"/>
    <w:lvl w:ilvl="0" w:tplc="AF968AD0">
      <w:start w:val="1"/>
      <w:numFmt w:val="bullet"/>
      <w:lvlText w:val=""/>
      <w:lvlJc w:val="left"/>
      <w:pPr>
        <w:ind w:left="720" w:hanging="360"/>
      </w:pPr>
      <w:rPr>
        <w:rFonts w:ascii="Symbol" w:hAnsi="Symbol" w:hint="default"/>
      </w:rPr>
    </w:lvl>
    <w:lvl w:ilvl="1" w:tplc="B1B04EC2">
      <w:start w:val="1"/>
      <w:numFmt w:val="bullet"/>
      <w:lvlText w:val="o"/>
      <w:lvlJc w:val="left"/>
      <w:pPr>
        <w:ind w:left="1440" w:hanging="360"/>
      </w:pPr>
      <w:rPr>
        <w:rFonts w:ascii="Courier New" w:hAnsi="Courier New" w:hint="default"/>
      </w:rPr>
    </w:lvl>
    <w:lvl w:ilvl="2" w:tplc="E97608EC">
      <w:start w:val="1"/>
      <w:numFmt w:val="bullet"/>
      <w:lvlText w:val=""/>
      <w:lvlJc w:val="left"/>
      <w:pPr>
        <w:ind w:left="2160" w:hanging="360"/>
      </w:pPr>
      <w:rPr>
        <w:rFonts w:ascii="Wingdings" w:hAnsi="Wingdings" w:hint="default"/>
      </w:rPr>
    </w:lvl>
    <w:lvl w:ilvl="3" w:tplc="9FA61D32">
      <w:start w:val="1"/>
      <w:numFmt w:val="bullet"/>
      <w:lvlText w:val=""/>
      <w:lvlJc w:val="left"/>
      <w:pPr>
        <w:ind w:left="2880" w:hanging="360"/>
      </w:pPr>
      <w:rPr>
        <w:rFonts w:ascii="Symbol" w:hAnsi="Symbol" w:hint="default"/>
      </w:rPr>
    </w:lvl>
    <w:lvl w:ilvl="4" w:tplc="46E2AD2C">
      <w:start w:val="1"/>
      <w:numFmt w:val="bullet"/>
      <w:lvlText w:val="o"/>
      <w:lvlJc w:val="left"/>
      <w:pPr>
        <w:ind w:left="3600" w:hanging="360"/>
      </w:pPr>
      <w:rPr>
        <w:rFonts w:ascii="Courier New" w:hAnsi="Courier New" w:hint="default"/>
      </w:rPr>
    </w:lvl>
    <w:lvl w:ilvl="5" w:tplc="DC78A8C0">
      <w:start w:val="1"/>
      <w:numFmt w:val="bullet"/>
      <w:lvlText w:val=""/>
      <w:lvlJc w:val="left"/>
      <w:pPr>
        <w:ind w:left="4320" w:hanging="360"/>
      </w:pPr>
      <w:rPr>
        <w:rFonts w:ascii="Wingdings" w:hAnsi="Wingdings" w:hint="default"/>
      </w:rPr>
    </w:lvl>
    <w:lvl w:ilvl="6" w:tplc="646A98C2">
      <w:start w:val="1"/>
      <w:numFmt w:val="bullet"/>
      <w:lvlText w:val=""/>
      <w:lvlJc w:val="left"/>
      <w:pPr>
        <w:ind w:left="5040" w:hanging="360"/>
      </w:pPr>
      <w:rPr>
        <w:rFonts w:ascii="Symbol" w:hAnsi="Symbol" w:hint="default"/>
      </w:rPr>
    </w:lvl>
    <w:lvl w:ilvl="7" w:tplc="E5A6B018">
      <w:start w:val="1"/>
      <w:numFmt w:val="bullet"/>
      <w:lvlText w:val="o"/>
      <w:lvlJc w:val="left"/>
      <w:pPr>
        <w:ind w:left="5760" w:hanging="360"/>
      </w:pPr>
      <w:rPr>
        <w:rFonts w:ascii="Courier New" w:hAnsi="Courier New" w:hint="default"/>
      </w:rPr>
    </w:lvl>
    <w:lvl w:ilvl="8" w:tplc="FCAE35E6">
      <w:start w:val="1"/>
      <w:numFmt w:val="bullet"/>
      <w:lvlText w:val=""/>
      <w:lvlJc w:val="left"/>
      <w:pPr>
        <w:ind w:left="6480" w:hanging="360"/>
      </w:pPr>
      <w:rPr>
        <w:rFonts w:ascii="Wingdings" w:hAnsi="Wingdings" w:hint="default"/>
      </w:rPr>
    </w:lvl>
  </w:abstractNum>
  <w:abstractNum w:abstractNumId="10" w15:restartNumberingAfterBreak="0">
    <w:nsid w:val="369F3087"/>
    <w:multiLevelType w:val="hybridMultilevel"/>
    <w:tmpl w:val="946C80A2"/>
    <w:lvl w:ilvl="0" w:tplc="3A60EAFC">
      <w:start w:val="1"/>
      <w:numFmt w:val="bullet"/>
      <w:lvlText w:val="-"/>
      <w:lvlJc w:val="left"/>
      <w:pPr>
        <w:ind w:left="720" w:hanging="360"/>
      </w:pPr>
      <w:rPr>
        <w:rFonts w:ascii="Calibri" w:hAnsi="Calibri" w:hint="default"/>
      </w:rPr>
    </w:lvl>
    <w:lvl w:ilvl="1" w:tplc="66E00EB6">
      <w:start w:val="1"/>
      <w:numFmt w:val="bullet"/>
      <w:lvlText w:val="o"/>
      <w:lvlJc w:val="left"/>
      <w:pPr>
        <w:ind w:left="1440" w:hanging="360"/>
      </w:pPr>
      <w:rPr>
        <w:rFonts w:ascii="Courier New" w:hAnsi="Courier New" w:hint="default"/>
      </w:rPr>
    </w:lvl>
    <w:lvl w:ilvl="2" w:tplc="CED0797C">
      <w:start w:val="1"/>
      <w:numFmt w:val="bullet"/>
      <w:lvlText w:val=""/>
      <w:lvlJc w:val="left"/>
      <w:pPr>
        <w:ind w:left="2160" w:hanging="360"/>
      </w:pPr>
      <w:rPr>
        <w:rFonts w:ascii="Wingdings" w:hAnsi="Wingdings" w:hint="default"/>
      </w:rPr>
    </w:lvl>
    <w:lvl w:ilvl="3" w:tplc="1B3EA068">
      <w:start w:val="1"/>
      <w:numFmt w:val="bullet"/>
      <w:lvlText w:val=""/>
      <w:lvlJc w:val="left"/>
      <w:pPr>
        <w:ind w:left="2880" w:hanging="360"/>
      </w:pPr>
      <w:rPr>
        <w:rFonts w:ascii="Symbol" w:hAnsi="Symbol" w:hint="default"/>
      </w:rPr>
    </w:lvl>
    <w:lvl w:ilvl="4" w:tplc="50C655E2">
      <w:start w:val="1"/>
      <w:numFmt w:val="bullet"/>
      <w:lvlText w:val="o"/>
      <w:lvlJc w:val="left"/>
      <w:pPr>
        <w:ind w:left="3600" w:hanging="360"/>
      </w:pPr>
      <w:rPr>
        <w:rFonts w:ascii="Courier New" w:hAnsi="Courier New" w:hint="default"/>
      </w:rPr>
    </w:lvl>
    <w:lvl w:ilvl="5" w:tplc="542EEDD6">
      <w:start w:val="1"/>
      <w:numFmt w:val="bullet"/>
      <w:lvlText w:val=""/>
      <w:lvlJc w:val="left"/>
      <w:pPr>
        <w:ind w:left="4320" w:hanging="360"/>
      </w:pPr>
      <w:rPr>
        <w:rFonts w:ascii="Wingdings" w:hAnsi="Wingdings" w:hint="default"/>
      </w:rPr>
    </w:lvl>
    <w:lvl w:ilvl="6" w:tplc="B03EEDFA">
      <w:start w:val="1"/>
      <w:numFmt w:val="bullet"/>
      <w:lvlText w:val=""/>
      <w:lvlJc w:val="left"/>
      <w:pPr>
        <w:ind w:left="5040" w:hanging="360"/>
      </w:pPr>
      <w:rPr>
        <w:rFonts w:ascii="Symbol" w:hAnsi="Symbol" w:hint="default"/>
      </w:rPr>
    </w:lvl>
    <w:lvl w:ilvl="7" w:tplc="2F9A8E32">
      <w:start w:val="1"/>
      <w:numFmt w:val="bullet"/>
      <w:lvlText w:val="o"/>
      <w:lvlJc w:val="left"/>
      <w:pPr>
        <w:ind w:left="5760" w:hanging="360"/>
      </w:pPr>
      <w:rPr>
        <w:rFonts w:ascii="Courier New" w:hAnsi="Courier New" w:hint="default"/>
      </w:rPr>
    </w:lvl>
    <w:lvl w:ilvl="8" w:tplc="77D810DA">
      <w:start w:val="1"/>
      <w:numFmt w:val="bullet"/>
      <w:lvlText w:val=""/>
      <w:lvlJc w:val="left"/>
      <w:pPr>
        <w:ind w:left="6480" w:hanging="360"/>
      </w:pPr>
      <w:rPr>
        <w:rFonts w:ascii="Wingdings" w:hAnsi="Wingdings" w:hint="default"/>
      </w:rPr>
    </w:lvl>
  </w:abstractNum>
  <w:abstractNum w:abstractNumId="11" w15:restartNumberingAfterBreak="0">
    <w:nsid w:val="393C30C5"/>
    <w:multiLevelType w:val="hybridMultilevel"/>
    <w:tmpl w:val="39FAA9F2"/>
    <w:lvl w:ilvl="0" w:tplc="5E7404D6">
      <w:start w:val="1"/>
      <w:numFmt w:val="bullet"/>
      <w:lvlText w:val=""/>
      <w:lvlJc w:val="left"/>
      <w:pPr>
        <w:ind w:left="720" w:hanging="360"/>
      </w:pPr>
      <w:rPr>
        <w:rFonts w:ascii="Symbol" w:hAnsi="Symbol" w:hint="default"/>
      </w:rPr>
    </w:lvl>
    <w:lvl w:ilvl="1" w:tplc="FC366F04">
      <w:start w:val="1"/>
      <w:numFmt w:val="bullet"/>
      <w:lvlText w:val="o"/>
      <w:lvlJc w:val="left"/>
      <w:pPr>
        <w:ind w:left="1440" w:hanging="360"/>
      </w:pPr>
      <w:rPr>
        <w:rFonts w:ascii="Courier New" w:hAnsi="Courier New" w:hint="default"/>
      </w:rPr>
    </w:lvl>
    <w:lvl w:ilvl="2" w:tplc="5E4E6984">
      <w:start w:val="1"/>
      <w:numFmt w:val="bullet"/>
      <w:lvlText w:val=""/>
      <w:lvlJc w:val="left"/>
      <w:pPr>
        <w:ind w:left="2160" w:hanging="360"/>
      </w:pPr>
      <w:rPr>
        <w:rFonts w:ascii="Wingdings" w:hAnsi="Wingdings" w:hint="default"/>
      </w:rPr>
    </w:lvl>
    <w:lvl w:ilvl="3" w:tplc="8B244B22">
      <w:start w:val="1"/>
      <w:numFmt w:val="bullet"/>
      <w:lvlText w:val=""/>
      <w:lvlJc w:val="left"/>
      <w:pPr>
        <w:ind w:left="2880" w:hanging="360"/>
      </w:pPr>
      <w:rPr>
        <w:rFonts w:ascii="Symbol" w:hAnsi="Symbol" w:hint="default"/>
      </w:rPr>
    </w:lvl>
    <w:lvl w:ilvl="4" w:tplc="DFFEACAC">
      <w:start w:val="1"/>
      <w:numFmt w:val="bullet"/>
      <w:lvlText w:val="o"/>
      <w:lvlJc w:val="left"/>
      <w:pPr>
        <w:ind w:left="3600" w:hanging="360"/>
      </w:pPr>
      <w:rPr>
        <w:rFonts w:ascii="Courier New" w:hAnsi="Courier New" w:hint="default"/>
      </w:rPr>
    </w:lvl>
    <w:lvl w:ilvl="5" w:tplc="C46CDCF2">
      <w:start w:val="1"/>
      <w:numFmt w:val="bullet"/>
      <w:lvlText w:val=""/>
      <w:lvlJc w:val="left"/>
      <w:pPr>
        <w:ind w:left="4320" w:hanging="360"/>
      </w:pPr>
      <w:rPr>
        <w:rFonts w:ascii="Wingdings" w:hAnsi="Wingdings" w:hint="default"/>
      </w:rPr>
    </w:lvl>
    <w:lvl w:ilvl="6" w:tplc="CDFCF01C">
      <w:start w:val="1"/>
      <w:numFmt w:val="bullet"/>
      <w:lvlText w:val=""/>
      <w:lvlJc w:val="left"/>
      <w:pPr>
        <w:ind w:left="5040" w:hanging="360"/>
      </w:pPr>
      <w:rPr>
        <w:rFonts w:ascii="Symbol" w:hAnsi="Symbol" w:hint="default"/>
      </w:rPr>
    </w:lvl>
    <w:lvl w:ilvl="7" w:tplc="0AF850BE">
      <w:start w:val="1"/>
      <w:numFmt w:val="bullet"/>
      <w:lvlText w:val="o"/>
      <w:lvlJc w:val="left"/>
      <w:pPr>
        <w:ind w:left="5760" w:hanging="360"/>
      </w:pPr>
      <w:rPr>
        <w:rFonts w:ascii="Courier New" w:hAnsi="Courier New" w:hint="default"/>
      </w:rPr>
    </w:lvl>
    <w:lvl w:ilvl="8" w:tplc="02EA222C">
      <w:start w:val="1"/>
      <w:numFmt w:val="bullet"/>
      <w:lvlText w:val=""/>
      <w:lvlJc w:val="left"/>
      <w:pPr>
        <w:ind w:left="6480" w:hanging="360"/>
      </w:pPr>
      <w:rPr>
        <w:rFonts w:ascii="Wingdings" w:hAnsi="Wingdings" w:hint="default"/>
      </w:rPr>
    </w:lvl>
  </w:abstractNum>
  <w:abstractNum w:abstractNumId="12" w15:restartNumberingAfterBreak="0">
    <w:nsid w:val="3FAC701C"/>
    <w:multiLevelType w:val="multilevel"/>
    <w:tmpl w:val="53D0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3E08D0"/>
    <w:multiLevelType w:val="multilevel"/>
    <w:tmpl w:val="6E927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2E79B8"/>
    <w:multiLevelType w:val="hybridMultilevel"/>
    <w:tmpl w:val="A02C1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8302CB"/>
    <w:multiLevelType w:val="multilevel"/>
    <w:tmpl w:val="A02405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9D5BCE"/>
    <w:multiLevelType w:val="multilevel"/>
    <w:tmpl w:val="804EC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D12B8F"/>
    <w:multiLevelType w:val="hybridMultilevel"/>
    <w:tmpl w:val="FFFFFFFF"/>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8" w15:restartNumberingAfterBreak="0">
    <w:nsid w:val="5651393A"/>
    <w:multiLevelType w:val="multilevel"/>
    <w:tmpl w:val="269EF3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242758"/>
    <w:multiLevelType w:val="multilevel"/>
    <w:tmpl w:val="45B45E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FF701F"/>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B23300"/>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947E80"/>
    <w:multiLevelType w:val="multilevel"/>
    <w:tmpl w:val="B6460E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B57356"/>
    <w:multiLevelType w:val="multilevel"/>
    <w:tmpl w:val="FF22569C"/>
    <w:lvl w:ilvl="0">
      <w:start w:val="1"/>
      <w:numFmt w:val="decimal"/>
      <w:lvlText w:val="%1"/>
      <w:lvlJc w:val="left"/>
      <w:pPr>
        <w:ind w:left="520" w:hanging="520"/>
      </w:pPr>
      <w:rPr>
        <w:rFonts w:asciiTheme="majorHAnsi" w:eastAsiaTheme="majorEastAsia" w:hAnsiTheme="majorHAnsi" w:cstheme="majorBidi" w:hint="default"/>
        <w:color w:val="2F5496" w:themeColor="accent1" w:themeShade="BF"/>
        <w:sz w:val="26"/>
      </w:rPr>
    </w:lvl>
    <w:lvl w:ilvl="1">
      <w:start w:val="3"/>
      <w:numFmt w:val="decimal"/>
      <w:lvlText w:val="%1.%2"/>
      <w:lvlJc w:val="left"/>
      <w:pPr>
        <w:ind w:left="520" w:hanging="520"/>
      </w:pPr>
      <w:rPr>
        <w:rFonts w:asciiTheme="majorHAnsi" w:eastAsiaTheme="majorEastAsia" w:hAnsiTheme="majorHAnsi" w:cstheme="majorBidi" w:hint="default"/>
        <w:color w:val="2F5496" w:themeColor="accent1" w:themeShade="BF"/>
        <w:sz w:val="26"/>
      </w:rPr>
    </w:lvl>
    <w:lvl w:ilvl="2">
      <w:start w:val="2"/>
      <w:numFmt w:val="decimal"/>
      <w:lvlText w:val="%1.%2.%3"/>
      <w:lvlJc w:val="left"/>
      <w:pPr>
        <w:ind w:left="720" w:hanging="720"/>
      </w:pPr>
      <w:rPr>
        <w:rFonts w:asciiTheme="majorHAnsi" w:eastAsiaTheme="majorEastAsia" w:hAnsiTheme="majorHAnsi" w:cstheme="majorBidi" w:hint="default"/>
        <w:color w:val="2F5496"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F5496"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F5496"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F5496"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F5496"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F5496"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F5496" w:themeColor="accent1" w:themeShade="BF"/>
        <w:sz w:val="26"/>
      </w:rPr>
    </w:lvl>
  </w:abstractNum>
  <w:abstractNum w:abstractNumId="24" w15:restartNumberingAfterBreak="0">
    <w:nsid w:val="6751698F"/>
    <w:multiLevelType w:val="multilevel"/>
    <w:tmpl w:val="AC2A3F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61C162"/>
    <w:multiLevelType w:val="hybridMultilevel"/>
    <w:tmpl w:val="8BDAC07C"/>
    <w:lvl w:ilvl="0" w:tplc="08B4577A">
      <w:start w:val="1"/>
      <w:numFmt w:val="bullet"/>
      <w:lvlText w:val="-"/>
      <w:lvlJc w:val="left"/>
      <w:pPr>
        <w:ind w:left="720" w:hanging="360"/>
      </w:pPr>
      <w:rPr>
        <w:rFonts w:ascii="Calibri" w:hAnsi="Calibri" w:hint="default"/>
      </w:rPr>
    </w:lvl>
    <w:lvl w:ilvl="1" w:tplc="58ECB4B2">
      <w:start w:val="1"/>
      <w:numFmt w:val="bullet"/>
      <w:lvlText w:val="o"/>
      <w:lvlJc w:val="left"/>
      <w:pPr>
        <w:ind w:left="1440" w:hanging="360"/>
      </w:pPr>
      <w:rPr>
        <w:rFonts w:ascii="Courier New" w:hAnsi="Courier New" w:hint="default"/>
      </w:rPr>
    </w:lvl>
    <w:lvl w:ilvl="2" w:tplc="C78AB648">
      <w:start w:val="1"/>
      <w:numFmt w:val="bullet"/>
      <w:lvlText w:val=""/>
      <w:lvlJc w:val="left"/>
      <w:pPr>
        <w:ind w:left="2160" w:hanging="360"/>
      </w:pPr>
      <w:rPr>
        <w:rFonts w:ascii="Wingdings" w:hAnsi="Wingdings" w:hint="default"/>
      </w:rPr>
    </w:lvl>
    <w:lvl w:ilvl="3" w:tplc="9A7624BE">
      <w:start w:val="1"/>
      <w:numFmt w:val="bullet"/>
      <w:lvlText w:val=""/>
      <w:lvlJc w:val="left"/>
      <w:pPr>
        <w:ind w:left="2880" w:hanging="360"/>
      </w:pPr>
      <w:rPr>
        <w:rFonts w:ascii="Symbol" w:hAnsi="Symbol" w:hint="default"/>
      </w:rPr>
    </w:lvl>
    <w:lvl w:ilvl="4" w:tplc="DF1A7A9C">
      <w:start w:val="1"/>
      <w:numFmt w:val="bullet"/>
      <w:lvlText w:val="o"/>
      <w:lvlJc w:val="left"/>
      <w:pPr>
        <w:ind w:left="3600" w:hanging="360"/>
      </w:pPr>
      <w:rPr>
        <w:rFonts w:ascii="Courier New" w:hAnsi="Courier New" w:hint="default"/>
      </w:rPr>
    </w:lvl>
    <w:lvl w:ilvl="5" w:tplc="2C1A2868">
      <w:start w:val="1"/>
      <w:numFmt w:val="bullet"/>
      <w:lvlText w:val=""/>
      <w:lvlJc w:val="left"/>
      <w:pPr>
        <w:ind w:left="4320" w:hanging="360"/>
      </w:pPr>
      <w:rPr>
        <w:rFonts w:ascii="Wingdings" w:hAnsi="Wingdings" w:hint="default"/>
      </w:rPr>
    </w:lvl>
    <w:lvl w:ilvl="6" w:tplc="6F30EE5E">
      <w:start w:val="1"/>
      <w:numFmt w:val="bullet"/>
      <w:lvlText w:val=""/>
      <w:lvlJc w:val="left"/>
      <w:pPr>
        <w:ind w:left="5040" w:hanging="360"/>
      </w:pPr>
      <w:rPr>
        <w:rFonts w:ascii="Symbol" w:hAnsi="Symbol" w:hint="default"/>
      </w:rPr>
    </w:lvl>
    <w:lvl w:ilvl="7" w:tplc="3C7A82D4">
      <w:start w:val="1"/>
      <w:numFmt w:val="bullet"/>
      <w:lvlText w:val="o"/>
      <w:lvlJc w:val="left"/>
      <w:pPr>
        <w:ind w:left="5760" w:hanging="360"/>
      </w:pPr>
      <w:rPr>
        <w:rFonts w:ascii="Courier New" w:hAnsi="Courier New" w:hint="default"/>
      </w:rPr>
    </w:lvl>
    <w:lvl w:ilvl="8" w:tplc="A05200F0">
      <w:start w:val="1"/>
      <w:numFmt w:val="bullet"/>
      <w:lvlText w:val=""/>
      <w:lvlJc w:val="left"/>
      <w:pPr>
        <w:ind w:left="6480" w:hanging="360"/>
      </w:pPr>
      <w:rPr>
        <w:rFonts w:ascii="Wingdings" w:hAnsi="Wingdings" w:hint="default"/>
      </w:rPr>
    </w:lvl>
  </w:abstractNum>
  <w:abstractNum w:abstractNumId="26" w15:restartNumberingAfterBreak="0">
    <w:nsid w:val="6BC07494"/>
    <w:multiLevelType w:val="multilevel"/>
    <w:tmpl w:val="68A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E13770"/>
    <w:multiLevelType w:val="multilevel"/>
    <w:tmpl w:val="023E86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81405C"/>
    <w:multiLevelType w:val="hybridMultilevel"/>
    <w:tmpl w:val="F22E8BD6"/>
    <w:lvl w:ilvl="0" w:tplc="1A325EB4">
      <w:start w:val="1"/>
      <w:numFmt w:val="bullet"/>
      <w:lvlText w:val="-"/>
      <w:lvlJc w:val="left"/>
      <w:pPr>
        <w:ind w:left="720" w:hanging="360"/>
      </w:pPr>
      <w:rPr>
        <w:rFonts w:ascii="Calibri" w:hAnsi="Calibri" w:hint="default"/>
      </w:rPr>
    </w:lvl>
    <w:lvl w:ilvl="1" w:tplc="B17C6ADC">
      <w:start w:val="1"/>
      <w:numFmt w:val="bullet"/>
      <w:lvlText w:val="o"/>
      <w:lvlJc w:val="left"/>
      <w:pPr>
        <w:ind w:left="1440" w:hanging="360"/>
      </w:pPr>
      <w:rPr>
        <w:rFonts w:ascii="Courier New" w:hAnsi="Courier New" w:hint="default"/>
      </w:rPr>
    </w:lvl>
    <w:lvl w:ilvl="2" w:tplc="1BFC1148">
      <w:start w:val="1"/>
      <w:numFmt w:val="bullet"/>
      <w:lvlText w:val=""/>
      <w:lvlJc w:val="left"/>
      <w:pPr>
        <w:ind w:left="2160" w:hanging="360"/>
      </w:pPr>
      <w:rPr>
        <w:rFonts w:ascii="Wingdings" w:hAnsi="Wingdings" w:hint="default"/>
      </w:rPr>
    </w:lvl>
    <w:lvl w:ilvl="3" w:tplc="4FC0F29E">
      <w:start w:val="1"/>
      <w:numFmt w:val="bullet"/>
      <w:lvlText w:val=""/>
      <w:lvlJc w:val="left"/>
      <w:pPr>
        <w:ind w:left="2880" w:hanging="360"/>
      </w:pPr>
      <w:rPr>
        <w:rFonts w:ascii="Symbol" w:hAnsi="Symbol" w:hint="default"/>
      </w:rPr>
    </w:lvl>
    <w:lvl w:ilvl="4" w:tplc="45DED836">
      <w:start w:val="1"/>
      <w:numFmt w:val="bullet"/>
      <w:lvlText w:val="o"/>
      <w:lvlJc w:val="left"/>
      <w:pPr>
        <w:ind w:left="3600" w:hanging="360"/>
      </w:pPr>
      <w:rPr>
        <w:rFonts w:ascii="Courier New" w:hAnsi="Courier New" w:hint="default"/>
      </w:rPr>
    </w:lvl>
    <w:lvl w:ilvl="5" w:tplc="112642EC">
      <w:start w:val="1"/>
      <w:numFmt w:val="bullet"/>
      <w:lvlText w:val=""/>
      <w:lvlJc w:val="left"/>
      <w:pPr>
        <w:ind w:left="4320" w:hanging="360"/>
      </w:pPr>
      <w:rPr>
        <w:rFonts w:ascii="Wingdings" w:hAnsi="Wingdings" w:hint="default"/>
      </w:rPr>
    </w:lvl>
    <w:lvl w:ilvl="6" w:tplc="C4F23516">
      <w:start w:val="1"/>
      <w:numFmt w:val="bullet"/>
      <w:lvlText w:val=""/>
      <w:lvlJc w:val="left"/>
      <w:pPr>
        <w:ind w:left="5040" w:hanging="360"/>
      </w:pPr>
      <w:rPr>
        <w:rFonts w:ascii="Symbol" w:hAnsi="Symbol" w:hint="default"/>
      </w:rPr>
    </w:lvl>
    <w:lvl w:ilvl="7" w:tplc="EBA0ECA8">
      <w:start w:val="1"/>
      <w:numFmt w:val="bullet"/>
      <w:lvlText w:val="o"/>
      <w:lvlJc w:val="left"/>
      <w:pPr>
        <w:ind w:left="5760" w:hanging="360"/>
      </w:pPr>
      <w:rPr>
        <w:rFonts w:ascii="Courier New" w:hAnsi="Courier New" w:hint="default"/>
      </w:rPr>
    </w:lvl>
    <w:lvl w:ilvl="8" w:tplc="B29A49CC">
      <w:start w:val="1"/>
      <w:numFmt w:val="bullet"/>
      <w:lvlText w:val=""/>
      <w:lvlJc w:val="left"/>
      <w:pPr>
        <w:ind w:left="6480" w:hanging="360"/>
      </w:pPr>
      <w:rPr>
        <w:rFonts w:ascii="Wingdings" w:hAnsi="Wingdings" w:hint="default"/>
      </w:rPr>
    </w:lvl>
  </w:abstractNum>
  <w:abstractNum w:abstractNumId="29" w15:restartNumberingAfterBreak="0">
    <w:nsid w:val="76AE4795"/>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357DD5"/>
    <w:multiLevelType w:val="hybridMultilevel"/>
    <w:tmpl w:val="FFFFFFFF"/>
    <w:lvl w:ilvl="0" w:tplc="35A8F306">
      <w:start w:val="1"/>
      <w:numFmt w:val="bullet"/>
      <w:lvlText w:val=""/>
      <w:lvlJc w:val="left"/>
      <w:pPr>
        <w:ind w:left="720" w:hanging="360"/>
      </w:pPr>
      <w:rPr>
        <w:rFonts w:ascii="Symbol" w:hAnsi="Symbol" w:hint="default"/>
      </w:rPr>
    </w:lvl>
    <w:lvl w:ilvl="1" w:tplc="E82EC46E">
      <w:start w:val="1"/>
      <w:numFmt w:val="bullet"/>
      <w:lvlText w:val="o"/>
      <w:lvlJc w:val="left"/>
      <w:pPr>
        <w:ind w:left="1440" w:hanging="360"/>
      </w:pPr>
      <w:rPr>
        <w:rFonts w:ascii="Courier New" w:hAnsi="Courier New" w:hint="default"/>
      </w:rPr>
    </w:lvl>
    <w:lvl w:ilvl="2" w:tplc="2A008D12">
      <w:start w:val="1"/>
      <w:numFmt w:val="bullet"/>
      <w:lvlText w:val=""/>
      <w:lvlJc w:val="left"/>
      <w:pPr>
        <w:ind w:left="2160" w:hanging="360"/>
      </w:pPr>
      <w:rPr>
        <w:rFonts w:ascii="Wingdings" w:hAnsi="Wingdings" w:hint="default"/>
      </w:rPr>
    </w:lvl>
    <w:lvl w:ilvl="3" w:tplc="6598059A">
      <w:start w:val="1"/>
      <w:numFmt w:val="bullet"/>
      <w:lvlText w:val=""/>
      <w:lvlJc w:val="left"/>
      <w:pPr>
        <w:ind w:left="2880" w:hanging="360"/>
      </w:pPr>
      <w:rPr>
        <w:rFonts w:ascii="Symbol" w:hAnsi="Symbol" w:hint="default"/>
      </w:rPr>
    </w:lvl>
    <w:lvl w:ilvl="4" w:tplc="5024F5E0">
      <w:start w:val="1"/>
      <w:numFmt w:val="bullet"/>
      <w:lvlText w:val="o"/>
      <w:lvlJc w:val="left"/>
      <w:pPr>
        <w:ind w:left="3600" w:hanging="360"/>
      </w:pPr>
      <w:rPr>
        <w:rFonts w:ascii="Courier New" w:hAnsi="Courier New" w:hint="default"/>
      </w:rPr>
    </w:lvl>
    <w:lvl w:ilvl="5" w:tplc="40CAFEFC">
      <w:start w:val="1"/>
      <w:numFmt w:val="bullet"/>
      <w:lvlText w:val=""/>
      <w:lvlJc w:val="left"/>
      <w:pPr>
        <w:ind w:left="4320" w:hanging="360"/>
      </w:pPr>
      <w:rPr>
        <w:rFonts w:ascii="Wingdings" w:hAnsi="Wingdings" w:hint="default"/>
      </w:rPr>
    </w:lvl>
    <w:lvl w:ilvl="6" w:tplc="BD921AB6">
      <w:start w:val="1"/>
      <w:numFmt w:val="bullet"/>
      <w:lvlText w:val=""/>
      <w:lvlJc w:val="left"/>
      <w:pPr>
        <w:ind w:left="5040" w:hanging="360"/>
      </w:pPr>
      <w:rPr>
        <w:rFonts w:ascii="Symbol" w:hAnsi="Symbol" w:hint="default"/>
      </w:rPr>
    </w:lvl>
    <w:lvl w:ilvl="7" w:tplc="1CE6079C">
      <w:start w:val="1"/>
      <w:numFmt w:val="bullet"/>
      <w:lvlText w:val="o"/>
      <w:lvlJc w:val="left"/>
      <w:pPr>
        <w:ind w:left="5760" w:hanging="360"/>
      </w:pPr>
      <w:rPr>
        <w:rFonts w:ascii="Courier New" w:hAnsi="Courier New" w:hint="default"/>
      </w:rPr>
    </w:lvl>
    <w:lvl w:ilvl="8" w:tplc="6570FF46">
      <w:start w:val="1"/>
      <w:numFmt w:val="bullet"/>
      <w:lvlText w:val=""/>
      <w:lvlJc w:val="left"/>
      <w:pPr>
        <w:ind w:left="6480" w:hanging="360"/>
      </w:pPr>
      <w:rPr>
        <w:rFonts w:ascii="Wingdings" w:hAnsi="Wingdings" w:hint="default"/>
      </w:rPr>
    </w:lvl>
  </w:abstractNum>
  <w:abstractNum w:abstractNumId="31" w15:restartNumberingAfterBreak="0">
    <w:nsid w:val="7F26259D"/>
    <w:multiLevelType w:val="multilevel"/>
    <w:tmpl w:val="0B4A4F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421688550">
    <w:abstractNumId w:val="2"/>
  </w:num>
  <w:num w:numId="2" w16cid:durableId="1902713975">
    <w:abstractNumId w:val="7"/>
  </w:num>
  <w:num w:numId="3" w16cid:durableId="883366649">
    <w:abstractNumId w:val="3"/>
  </w:num>
  <w:num w:numId="4" w16cid:durableId="2001078948">
    <w:abstractNumId w:val="5"/>
  </w:num>
  <w:num w:numId="5" w16cid:durableId="1813447139">
    <w:abstractNumId w:val="12"/>
  </w:num>
  <w:num w:numId="6" w16cid:durableId="150487239">
    <w:abstractNumId w:val="22"/>
  </w:num>
  <w:num w:numId="7" w16cid:durableId="1247567913">
    <w:abstractNumId w:val="24"/>
  </w:num>
  <w:num w:numId="8" w16cid:durableId="1359308033">
    <w:abstractNumId w:val="19"/>
  </w:num>
  <w:num w:numId="9" w16cid:durableId="896816904">
    <w:abstractNumId w:val="4"/>
  </w:num>
  <w:num w:numId="10" w16cid:durableId="153108789">
    <w:abstractNumId w:val="13"/>
  </w:num>
  <w:num w:numId="11" w16cid:durableId="1141927258">
    <w:abstractNumId w:val="16"/>
  </w:num>
  <w:num w:numId="12" w16cid:durableId="1704862784">
    <w:abstractNumId w:val="18"/>
  </w:num>
  <w:num w:numId="13" w16cid:durableId="1479418138">
    <w:abstractNumId w:val="1"/>
  </w:num>
  <w:num w:numId="14" w16cid:durableId="278101454">
    <w:abstractNumId w:val="26"/>
  </w:num>
  <w:num w:numId="15" w16cid:durableId="615865983">
    <w:abstractNumId w:val="27"/>
  </w:num>
  <w:num w:numId="16" w16cid:durableId="1878663197">
    <w:abstractNumId w:val="15"/>
  </w:num>
  <w:num w:numId="17" w16cid:durableId="763306093">
    <w:abstractNumId w:val="17"/>
  </w:num>
  <w:num w:numId="18" w16cid:durableId="878009223">
    <w:abstractNumId w:val="20"/>
  </w:num>
  <w:num w:numId="19" w16cid:durableId="336271903">
    <w:abstractNumId w:val="21"/>
  </w:num>
  <w:num w:numId="20" w16cid:durableId="1279722515">
    <w:abstractNumId w:val="29"/>
  </w:num>
  <w:num w:numId="21" w16cid:durableId="1258950399">
    <w:abstractNumId w:val="0"/>
  </w:num>
  <w:num w:numId="22" w16cid:durableId="1703551425">
    <w:abstractNumId w:val="31"/>
  </w:num>
  <w:num w:numId="23" w16cid:durableId="869607216">
    <w:abstractNumId w:val="30"/>
  </w:num>
  <w:num w:numId="24" w16cid:durableId="502940427">
    <w:abstractNumId w:val="14"/>
  </w:num>
  <w:num w:numId="25" w16cid:durableId="1324699860">
    <w:abstractNumId w:val="9"/>
  </w:num>
  <w:num w:numId="26" w16cid:durableId="648629856">
    <w:abstractNumId w:val="28"/>
  </w:num>
  <w:num w:numId="27" w16cid:durableId="13920916">
    <w:abstractNumId w:val="25"/>
  </w:num>
  <w:num w:numId="28" w16cid:durableId="40055563">
    <w:abstractNumId w:val="8"/>
  </w:num>
  <w:num w:numId="29" w16cid:durableId="1634822804">
    <w:abstractNumId w:val="10"/>
  </w:num>
  <w:num w:numId="30" w16cid:durableId="1841461360">
    <w:abstractNumId w:val="11"/>
  </w:num>
  <w:num w:numId="31" w16cid:durableId="777598287">
    <w:abstractNumId w:val="6"/>
  </w:num>
  <w:num w:numId="32" w16cid:durableId="8107137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3CFE"/>
    <w:rsid w:val="000005F5"/>
    <w:rsid w:val="00000910"/>
    <w:rsid w:val="00000DD0"/>
    <w:rsid w:val="000010CA"/>
    <w:rsid w:val="000018A4"/>
    <w:rsid w:val="000031AE"/>
    <w:rsid w:val="00004197"/>
    <w:rsid w:val="000042EC"/>
    <w:rsid w:val="000045D5"/>
    <w:rsid w:val="00005C98"/>
    <w:rsid w:val="000073FB"/>
    <w:rsid w:val="00010B5D"/>
    <w:rsid w:val="000114ED"/>
    <w:rsid w:val="000116F7"/>
    <w:rsid w:val="00011733"/>
    <w:rsid w:val="000123A3"/>
    <w:rsid w:val="00012F9A"/>
    <w:rsid w:val="00015ACA"/>
    <w:rsid w:val="00015B5E"/>
    <w:rsid w:val="00016101"/>
    <w:rsid w:val="00017ABF"/>
    <w:rsid w:val="000209D7"/>
    <w:rsid w:val="00021133"/>
    <w:rsid w:val="00022255"/>
    <w:rsid w:val="00025A3B"/>
    <w:rsid w:val="0002631E"/>
    <w:rsid w:val="000273A3"/>
    <w:rsid w:val="00027DC6"/>
    <w:rsid w:val="00031244"/>
    <w:rsid w:val="0003349F"/>
    <w:rsid w:val="00034C78"/>
    <w:rsid w:val="000371E9"/>
    <w:rsid w:val="0004107F"/>
    <w:rsid w:val="000417F6"/>
    <w:rsid w:val="000423BE"/>
    <w:rsid w:val="00042504"/>
    <w:rsid w:val="000425FF"/>
    <w:rsid w:val="00043749"/>
    <w:rsid w:val="00044614"/>
    <w:rsid w:val="000448F2"/>
    <w:rsid w:val="000455C3"/>
    <w:rsid w:val="00045BFA"/>
    <w:rsid w:val="00050FFB"/>
    <w:rsid w:val="000517B7"/>
    <w:rsid w:val="00052767"/>
    <w:rsid w:val="0005377D"/>
    <w:rsid w:val="00053F17"/>
    <w:rsid w:val="0005429C"/>
    <w:rsid w:val="000556F6"/>
    <w:rsid w:val="00056D5C"/>
    <w:rsid w:val="00056D62"/>
    <w:rsid w:val="000605C2"/>
    <w:rsid w:val="000614F7"/>
    <w:rsid w:val="00061F64"/>
    <w:rsid w:val="00063D9E"/>
    <w:rsid w:val="00064E5C"/>
    <w:rsid w:val="00065328"/>
    <w:rsid w:val="00066BEA"/>
    <w:rsid w:val="00067C94"/>
    <w:rsid w:val="0007027B"/>
    <w:rsid w:val="0007060D"/>
    <w:rsid w:val="00070DDC"/>
    <w:rsid w:val="00071AF6"/>
    <w:rsid w:val="00072B70"/>
    <w:rsid w:val="000731AB"/>
    <w:rsid w:val="00074C6B"/>
    <w:rsid w:val="00076DA5"/>
    <w:rsid w:val="00077F4C"/>
    <w:rsid w:val="00077F8E"/>
    <w:rsid w:val="00080EAE"/>
    <w:rsid w:val="00081559"/>
    <w:rsid w:val="00082431"/>
    <w:rsid w:val="00082CD8"/>
    <w:rsid w:val="0008388F"/>
    <w:rsid w:val="0008494A"/>
    <w:rsid w:val="00085F30"/>
    <w:rsid w:val="0008606C"/>
    <w:rsid w:val="0008684F"/>
    <w:rsid w:val="000900A8"/>
    <w:rsid w:val="000910C2"/>
    <w:rsid w:val="000925BD"/>
    <w:rsid w:val="00093229"/>
    <w:rsid w:val="000935AF"/>
    <w:rsid w:val="00093A66"/>
    <w:rsid w:val="00094E2B"/>
    <w:rsid w:val="00095243"/>
    <w:rsid w:val="00095302"/>
    <w:rsid w:val="00095E66"/>
    <w:rsid w:val="00096038"/>
    <w:rsid w:val="0009688E"/>
    <w:rsid w:val="000969E0"/>
    <w:rsid w:val="00096C9A"/>
    <w:rsid w:val="000974FE"/>
    <w:rsid w:val="000A0D5B"/>
    <w:rsid w:val="000A0E8D"/>
    <w:rsid w:val="000A1084"/>
    <w:rsid w:val="000A1D71"/>
    <w:rsid w:val="000A2AB3"/>
    <w:rsid w:val="000A2B15"/>
    <w:rsid w:val="000A3FA3"/>
    <w:rsid w:val="000A400E"/>
    <w:rsid w:val="000A496A"/>
    <w:rsid w:val="000A4C76"/>
    <w:rsid w:val="000A4F0D"/>
    <w:rsid w:val="000A53C9"/>
    <w:rsid w:val="000A6146"/>
    <w:rsid w:val="000A6156"/>
    <w:rsid w:val="000A62CE"/>
    <w:rsid w:val="000A6457"/>
    <w:rsid w:val="000A65ED"/>
    <w:rsid w:val="000A6B68"/>
    <w:rsid w:val="000A78BC"/>
    <w:rsid w:val="000B05EF"/>
    <w:rsid w:val="000B079D"/>
    <w:rsid w:val="000B14FA"/>
    <w:rsid w:val="000B175F"/>
    <w:rsid w:val="000B2666"/>
    <w:rsid w:val="000B5D6E"/>
    <w:rsid w:val="000B7125"/>
    <w:rsid w:val="000B7CAC"/>
    <w:rsid w:val="000C05A8"/>
    <w:rsid w:val="000C2046"/>
    <w:rsid w:val="000C243D"/>
    <w:rsid w:val="000C2962"/>
    <w:rsid w:val="000C3ADF"/>
    <w:rsid w:val="000C5336"/>
    <w:rsid w:val="000C5613"/>
    <w:rsid w:val="000C581E"/>
    <w:rsid w:val="000C593B"/>
    <w:rsid w:val="000C63A2"/>
    <w:rsid w:val="000C6B61"/>
    <w:rsid w:val="000C75EF"/>
    <w:rsid w:val="000D00F7"/>
    <w:rsid w:val="000D1361"/>
    <w:rsid w:val="000D239A"/>
    <w:rsid w:val="000D32D5"/>
    <w:rsid w:val="000D3CC6"/>
    <w:rsid w:val="000D489B"/>
    <w:rsid w:val="000D5070"/>
    <w:rsid w:val="000D5989"/>
    <w:rsid w:val="000D5D28"/>
    <w:rsid w:val="000E24C5"/>
    <w:rsid w:val="000E41E6"/>
    <w:rsid w:val="000E42AC"/>
    <w:rsid w:val="000E4BEA"/>
    <w:rsid w:val="000E4E7D"/>
    <w:rsid w:val="000E5A5D"/>
    <w:rsid w:val="000E706B"/>
    <w:rsid w:val="000E7B64"/>
    <w:rsid w:val="000F0173"/>
    <w:rsid w:val="000F05CC"/>
    <w:rsid w:val="000F0F39"/>
    <w:rsid w:val="000F0FDB"/>
    <w:rsid w:val="000F2C3C"/>
    <w:rsid w:val="000F3232"/>
    <w:rsid w:val="000F3332"/>
    <w:rsid w:val="000F5C3A"/>
    <w:rsid w:val="000F764B"/>
    <w:rsid w:val="000F7761"/>
    <w:rsid w:val="00103FD4"/>
    <w:rsid w:val="001052B3"/>
    <w:rsid w:val="00106148"/>
    <w:rsid w:val="00106C89"/>
    <w:rsid w:val="00107383"/>
    <w:rsid w:val="00107D35"/>
    <w:rsid w:val="001108AA"/>
    <w:rsid w:val="0011190B"/>
    <w:rsid w:val="001129DF"/>
    <w:rsid w:val="00112E78"/>
    <w:rsid w:val="001152C8"/>
    <w:rsid w:val="0011620F"/>
    <w:rsid w:val="00116DFF"/>
    <w:rsid w:val="001174D2"/>
    <w:rsid w:val="00117E87"/>
    <w:rsid w:val="00121119"/>
    <w:rsid w:val="0012147E"/>
    <w:rsid w:val="0012150F"/>
    <w:rsid w:val="00121811"/>
    <w:rsid w:val="00121814"/>
    <w:rsid w:val="00122734"/>
    <w:rsid w:val="00124306"/>
    <w:rsid w:val="001248C2"/>
    <w:rsid w:val="0013023C"/>
    <w:rsid w:val="0013038B"/>
    <w:rsid w:val="00131711"/>
    <w:rsid w:val="0013470A"/>
    <w:rsid w:val="00134798"/>
    <w:rsid w:val="00134C14"/>
    <w:rsid w:val="0013631F"/>
    <w:rsid w:val="001371D7"/>
    <w:rsid w:val="00140597"/>
    <w:rsid w:val="00141168"/>
    <w:rsid w:val="00143696"/>
    <w:rsid w:val="00144555"/>
    <w:rsid w:val="001448B0"/>
    <w:rsid w:val="0014501A"/>
    <w:rsid w:val="00145F48"/>
    <w:rsid w:val="001469AE"/>
    <w:rsid w:val="00150B6D"/>
    <w:rsid w:val="001521CD"/>
    <w:rsid w:val="00153AB4"/>
    <w:rsid w:val="00154B99"/>
    <w:rsid w:val="00154EAA"/>
    <w:rsid w:val="00155139"/>
    <w:rsid w:val="001558A1"/>
    <w:rsid w:val="00155A91"/>
    <w:rsid w:val="00155BD1"/>
    <w:rsid w:val="00160D96"/>
    <w:rsid w:val="00163A7F"/>
    <w:rsid w:val="00163EA1"/>
    <w:rsid w:val="00165339"/>
    <w:rsid w:val="001655F1"/>
    <w:rsid w:val="001656BE"/>
    <w:rsid w:val="00165C3B"/>
    <w:rsid w:val="001667EE"/>
    <w:rsid w:val="0016681D"/>
    <w:rsid w:val="00166B84"/>
    <w:rsid w:val="00167747"/>
    <w:rsid w:val="00167C23"/>
    <w:rsid w:val="0017020C"/>
    <w:rsid w:val="0017034F"/>
    <w:rsid w:val="00170789"/>
    <w:rsid w:val="001719D5"/>
    <w:rsid w:val="001719E3"/>
    <w:rsid w:val="00173FBE"/>
    <w:rsid w:val="00174621"/>
    <w:rsid w:val="00174653"/>
    <w:rsid w:val="00176593"/>
    <w:rsid w:val="001768EC"/>
    <w:rsid w:val="00176B63"/>
    <w:rsid w:val="00177671"/>
    <w:rsid w:val="00177FC4"/>
    <w:rsid w:val="00180E94"/>
    <w:rsid w:val="00182DED"/>
    <w:rsid w:val="001836B3"/>
    <w:rsid w:val="0018385F"/>
    <w:rsid w:val="00183A86"/>
    <w:rsid w:val="00184332"/>
    <w:rsid w:val="001845D1"/>
    <w:rsid w:val="00184E85"/>
    <w:rsid w:val="0018503F"/>
    <w:rsid w:val="00185524"/>
    <w:rsid w:val="00186319"/>
    <w:rsid w:val="001879AD"/>
    <w:rsid w:val="001902C1"/>
    <w:rsid w:val="00190692"/>
    <w:rsid w:val="001916B5"/>
    <w:rsid w:val="00192171"/>
    <w:rsid w:val="001944E9"/>
    <w:rsid w:val="0019463C"/>
    <w:rsid w:val="00194F25"/>
    <w:rsid w:val="00194F2C"/>
    <w:rsid w:val="001955D2"/>
    <w:rsid w:val="00196233"/>
    <w:rsid w:val="001965C4"/>
    <w:rsid w:val="001968CD"/>
    <w:rsid w:val="00197482"/>
    <w:rsid w:val="001979EB"/>
    <w:rsid w:val="001A0E53"/>
    <w:rsid w:val="001A19AE"/>
    <w:rsid w:val="001A3A6B"/>
    <w:rsid w:val="001A3A8C"/>
    <w:rsid w:val="001A46D9"/>
    <w:rsid w:val="001A49B6"/>
    <w:rsid w:val="001A781B"/>
    <w:rsid w:val="001B009B"/>
    <w:rsid w:val="001B34AF"/>
    <w:rsid w:val="001B3A8A"/>
    <w:rsid w:val="001B44BC"/>
    <w:rsid w:val="001B4E22"/>
    <w:rsid w:val="001B648A"/>
    <w:rsid w:val="001B72A7"/>
    <w:rsid w:val="001B7458"/>
    <w:rsid w:val="001C2A36"/>
    <w:rsid w:val="001C2E94"/>
    <w:rsid w:val="001C36D9"/>
    <w:rsid w:val="001C55E7"/>
    <w:rsid w:val="001C6E68"/>
    <w:rsid w:val="001C7BDD"/>
    <w:rsid w:val="001D210A"/>
    <w:rsid w:val="001D238B"/>
    <w:rsid w:val="001D26AA"/>
    <w:rsid w:val="001D2D9B"/>
    <w:rsid w:val="001D4685"/>
    <w:rsid w:val="001D4AAD"/>
    <w:rsid w:val="001D5304"/>
    <w:rsid w:val="001D575E"/>
    <w:rsid w:val="001D6518"/>
    <w:rsid w:val="001E0064"/>
    <w:rsid w:val="001E090E"/>
    <w:rsid w:val="001E2855"/>
    <w:rsid w:val="001E3EBB"/>
    <w:rsid w:val="001E5748"/>
    <w:rsid w:val="001E66A0"/>
    <w:rsid w:val="001E6EE6"/>
    <w:rsid w:val="001E7B56"/>
    <w:rsid w:val="001F00D8"/>
    <w:rsid w:val="001F0B83"/>
    <w:rsid w:val="001F172A"/>
    <w:rsid w:val="001F1C44"/>
    <w:rsid w:val="001F26CF"/>
    <w:rsid w:val="001F27E4"/>
    <w:rsid w:val="001F29D7"/>
    <w:rsid w:val="001F2F9C"/>
    <w:rsid w:val="001F305E"/>
    <w:rsid w:val="001F3E9E"/>
    <w:rsid w:val="001F45DF"/>
    <w:rsid w:val="001F493E"/>
    <w:rsid w:val="00201BD2"/>
    <w:rsid w:val="00202224"/>
    <w:rsid w:val="00202C8E"/>
    <w:rsid w:val="002047FF"/>
    <w:rsid w:val="00205A3F"/>
    <w:rsid w:val="00207223"/>
    <w:rsid w:val="00207C6D"/>
    <w:rsid w:val="002104C1"/>
    <w:rsid w:val="00210AB2"/>
    <w:rsid w:val="00210FE0"/>
    <w:rsid w:val="00211395"/>
    <w:rsid w:val="00213713"/>
    <w:rsid w:val="00213E83"/>
    <w:rsid w:val="00214B93"/>
    <w:rsid w:val="00215EF8"/>
    <w:rsid w:val="002165DA"/>
    <w:rsid w:val="002205D9"/>
    <w:rsid w:val="0022359B"/>
    <w:rsid w:val="002239BC"/>
    <w:rsid w:val="00225081"/>
    <w:rsid w:val="00225A4F"/>
    <w:rsid w:val="00225BCC"/>
    <w:rsid w:val="0022775C"/>
    <w:rsid w:val="0023057B"/>
    <w:rsid w:val="00232283"/>
    <w:rsid w:val="0023242B"/>
    <w:rsid w:val="00233D54"/>
    <w:rsid w:val="00234126"/>
    <w:rsid w:val="0023416C"/>
    <w:rsid w:val="00234278"/>
    <w:rsid w:val="00234C27"/>
    <w:rsid w:val="00235F55"/>
    <w:rsid w:val="00236323"/>
    <w:rsid w:val="00236445"/>
    <w:rsid w:val="00236510"/>
    <w:rsid w:val="0023697F"/>
    <w:rsid w:val="00237DAB"/>
    <w:rsid w:val="0024080F"/>
    <w:rsid w:val="002408A0"/>
    <w:rsid w:val="00243D53"/>
    <w:rsid w:val="00243FD1"/>
    <w:rsid w:val="002442EC"/>
    <w:rsid w:val="00244A1F"/>
    <w:rsid w:val="00244B7E"/>
    <w:rsid w:val="00247318"/>
    <w:rsid w:val="002475E5"/>
    <w:rsid w:val="0024779C"/>
    <w:rsid w:val="00247EA7"/>
    <w:rsid w:val="002514EF"/>
    <w:rsid w:val="002523A4"/>
    <w:rsid w:val="002566B4"/>
    <w:rsid w:val="002619C4"/>
    <w:rsid w:val="00262D14"/>
    <w:rsid w:val="0026301D"/>
    <w:rsid w:val="002631BF"/>
    <w:rsid w:val="002634B7"/>
    <w:rsid w:val="002637CE"/>
    <w:rsid w:val="00266177"/>
    <w:rsid w:val="0026693C"/>
    <w:rsid w:val="00267784"/>
    <w:rsid w:val="0026784C"/>
    <w:rsid w:val="00271BF5"/>
    <w:rsid w:val="00271CA0"/>
    <w:rsid w:val="00273E35"/>
    <w:rsid w:val="00273EDE"/>
    <w:rsid w:val="0027529E"/>
    <w:rsid w:val="00275538"/>
    <w:rsid w:val="00276932"/>
    <w:rsid w:val="00277251"/>
    <w:rsid w:val="00280E10"/>
    <w:rsid w:val="0028106C"/>
    <w:rsid w:val="00281B37"/>
    <w:rsid w:val="00281D5B"/>
    <w:rsid w:val="00284F8D"/>
    <w:rsid w:val="00285584"/>
    <w:rsid w:val="002856FB"/>
    <w:rsid w:val="002857B5"/>
    <w:rsid w:val="00286C3C"/>
    <w:rsid w:val="0029050E"/>
    <w:rsid w:val="002906D1"/>
    <w:rsid w:val="00291E2B"/>
    <w:rsid w:val="00293C2B"/>
    <w:rsid w:val="00293CA6"/>
    <w:rsid w:val="00294CB6"/>
    <w:rsid w:val="002950AB"/>
    <w:rsid w:val="00295599"/>
    <w:rsid w:val="002965B3"/>
    <w:rsid w:val="00297C5E"/>
    <w:rsid w:val="00297CDB"/>
    <w:rsid w:val="002A0223"/>
    <w:rsid w:val="002A0F88"/>
    <w:rsid w:val="002A3228"/>
    <w:rsid w:val="002A3DB2"/>
    <w:rsid w:val="002A497E"/>
    <w:rsid w:val="002A5015"/>
    <w:rsid w:val="002A52B8"/>
    <w:rsid w:val="002A656D"/>
    <w:rsid w:val="002A76E4"/>
    <w:rsid w:val="002A7AC8"/>
    <w:rsid w:val="002B0A5A"/>
    <w:rsid w:val="002B0FA8"/>
    <w:rsid w:val="002B28B0"/>
    <w:rsid w:val="002B45C7"/>
    <w:rsid w:val="002B577E"/>
    <w:rsid w:val="002B63A8"/>
    <w:rsid w:val="002B6BEC"/>
    <w:rsid w:val="002C094C"/>
    <w:rsid w:val="002C2647"/>
    <w:rsid w:val="002C2E4F"/>
    <w:rsid w:val="002C2EA7"/>
    <w:rsid w:val="002C326B"/>
    <w:rsid w:val="002C4304"/>
    <w:rsid w:val="002C522D"/>
    <w:rsid w:val="002C5A66"/>
    <w:rsid w:val="002C6356"/>
    <w:rsid w:val="002C7480"/>
    <w:rsid w:val="002D3371"/>
    <w:rsid w:val="002D5EAF"/>
    <w:rsid w:val="002D62CA"/>
    <w:rsid w:val="002D6F66"/>
    <w:rsid w:val="002E19EF"/>
    <w:rsid w:val="002E1BB6"/>
    <w:rsid w:val="002E2241"/>
    <w:rsid w:val="002E24BB"/>
    <w:rsid w:val="002E2CD8"/>
    <w:rsid w:val="002E3A28"/>
    <w:rsid w:val="002E4373"/>
    <w:rsid w:val="002E48AE"/>
    <w:rsid w:val="002E60D6"/>
    <w:rsid w:val="002E6FF1"/>
    <w:rsid w:val="002F04B7"/>
    <w:rsid w:val="002F05DF"/>
    <w:rsid w:val="002F365D"/>
    <w:rsid w:val="002F4554"/>
    <w:rsid w:val="002F45A1"/>
    <w:rsid w:val="002F46CE"/>
    <w:rsid w:val="002F52B1"/>
    <w:rsid w:val="002F5C60"/>
    <w:rsid w:val="002F6302"/>
    <w:rsid w:val="00300E7A"/>
    <w:rsid w:val="003029A7"/>
    <w:rsid w:val="0030486C"/>
    <w:rsid w:val="00304A43"/>
    <w:rsid w:val="00306C9F"/>
    <w:rsid w:val="003076B4"/>
    <w:rsid w:val="003104F3"/>
    <w:rsid w:val="00310763"/>
    <w:rsid w:val="00310BCB"/>
    <w:rsid w:val="00311098"/>
    <w:rsid w:val="00311BE7"/>
    <w:rsid w:val="00311C75"/>
    <w:rsid w:val="00311F6D"/>
    <w:rsid w:val="0031612C"/>
    <w:rsid w:val="0031679E"/>
    <w:rsid w:val="0032267B"/>
    <w:rsid w:val="00323B1C"/>
    <w:rsid w:val="00325261"/>
    <w:rsid w:val="00325BB4"/>
    <w:rsid w:val="00325DEE"/>
    <w:rsid w:val="00326A6D"/>
    <w:rsid w:val="00326DD3"/>
    <w:rsid w:val="00327028"/>
    <w:rsid w:val="00327FFC"/>
    <w:rsid w:val="0033046B"/>
    <w:rsid w:val="00331378"/>
    <w:rsid w:val="00331482"/>
    <w:rsid w:val="00331EEA"/>
    <w:rsid w:val="00332500"/>
    <w:rsid w:val="003326F7"/>
    <w:rsid w:val="003339C5"/>
    <w:rsid w:val="00335A4D"/>
    <w:rsid w:val="00336A15"/>
    <w:rsid w:val="003376D6"/>
    <w:rsid w:val="003378B9"/>
    <w:rsid w:val="003400FB"/>
    <w:rsid w:val="00340ED4"/>
    <w:rsid w:val="00343B04"/>
    <w:rsid w:val="003446BE"/>
    <w:rsid w:val="003454DF"/>
    <w:rsid w:val="0034581F"/>
    <w:rsid w:val="00346FD0"/>
    <w:rsid w:val="00347FAA"/>
    <w:rsid w:val="00354079"/>
    <w:rsid w:val="00354449"/>
    <w:rsid w:val="00356FCF"/>
    <w:rsid w:val="003574C5"/>
    <w:rsid w:val="003605C1"/>
    <w:rsid w:val="00360647"/>
    <w:rsid w:val="00361078"/>
    <w:rsid w:val="0036410B"/>
    <w:rsid w:val="003655D9"/>
    <w:rsid w:val="00366E5B"/>
    <w:rsid w:val="003670A8"/>
    <w:rsid w:val="00367802"/>
    <w:rsid w:val="0037035E"/>
    <w:rsid w:val="00370879"/>
    <w:rsid w:val="00371619"/>
    <w:rsid w:val="00371E8D"/>
    <w:rsid w:val="00372F38"/>
    <w:rsid w:val="0037420A"/>
    <w:rsid w:val="00374B5F"/>
    <w:rsid w:val="00377511"/>
    <w:rsid w:val="00380D29"/>
    <w:rsid w:val="00380D5E"/>
    <w:rsid w:val="00381B36"/>
    <w:rsid w:val="003828C1"/>
    <w:rsid w:val="003839DD"/>
    <w:rsid w:val="0038545F"/>
    <w:rsid w:val="00386763"/>
    <w:rsid w:val="003869CA"/>
    <w:rsid w:val="00387308"/>
    <w:rsid w:val="00390CF9"/>
    <w:rsid w:val="0039199B"/>
    <w:rsid w:val="00391F3B"/>
    <w:rsid w:val="003923E5"/>
    <w:rsid w:val="003924BE"/>
    <w:rsid w:val="00394704"/>
    <w:rsid w:val="003960AD"/>
    <w:rsid w:val="00397FC8"/>
    <w:rsid w:val="003A0A79"/>
    <w:rsid w:val="003A10AD"/>
    <w:rsid w:val="003A45E0"/>
    <w:rsid w:val="003A58F1"/>
    <w:rsid w:val="003B0C7E"/>
    <w:rsid w:val="003B137D"/>
    <w:rsid w:val="003B1DC9"/>
    <w:rsid w:val="003B204B"/>
    <w:rsid w:val="003B274D"/>
    <w:rsid w:val="003B5805"/>
    <w:rsid w:val="003B6002"/>
    <w:rsid w:val="003B6AD4"/>
    <w:rsid w:val="003B752B"/>
    <w:rsid w:val="003C070E"/>
    <w:rsid w:val="003C14FC"/>
    <w:rsid w:val="003C194F"/>
    <w:rsid w:val="003C5A70"/>
    <w:rsid w:val="003C5B3A"/>
    <w:rsid w:val="003C63ED"/>
    <w:rsid w:val="003C659D"/>
    <w:rsid w:val="003C6712"/>
    <w:rsid w:val="003C6763"/>
    <w:rsid w:val="003C6BCE"/>
    <w:rsid w:val="003C7679"/>
    <w:rsid w:val="003C7A62"/>
    <w:rsid w:val="003D1499"/>
    <w:rsid w:val="003D2BDE"/>
    <w:rsid w:val="003D2E6F"/>
    <w:rsid w:val="003D5A0C"/>
    <w:rsid w:val="003D6342"/>
    <w:rsid w:val="003D766D"/>
    <w:rsid w:val="003D7CB3"/>
    <w:rsid w:val="003E232D"/>
    <w:rsid w:val="003E2711"/>
    <w:rsid w:val="003E2835"/>
    <w:rsid w:val="003E5C5A"/>
    <w:rsid w:val="003E7CE1"/>
    <w:rsid w:val="003F1380"/>
    <w:rsid w:val="003F1954"/>
    <w:rsid w:val="003F2A2C"/>
    <w:rsid w:val="003F2BC1"/>
    <w:rsid w:val="003F3D98"/>
    <w:rsid w:val="00400354"/>
    <w:rsid w:val="004011D6"/>
    <w:rsid w:val="00401765"/>
    <w:rsid w:val="0040248B"/>
    <w:rsid w:val="00403180"/>
    <w:rsid w:val="0040418A"/>
    <w:rsid w:val="004058D8"/>
    <w:rsid w:val="00405F46"/>
    <w:rsid w:val="0040630E"/>
    <w:rsid w:val="004071CE"/>
    <w:rsid w:val="00407F8E"/>
    <w:rsid w:val="00410BEF"/>
    <w:rsid w:val="00411294"/>
    <w:rsid w:val="004124F0"/>
    <w:rsid w:val="00412B3F"/>
    <w:rsid w:val="00412EAD"/>
    <w:rsid w:val="004138DE"/>
    <w:rsid w:val="00413C6F"/>
    <w:rsid w:val="004147E2"/>
    <w:rsid w:val="00414C0D"/>
    <w:rsid w:val="004151AD"/>
    <w:rsid w:val="0041552E"/>
    <w:rsid w:val="004160C6"/>
    <w:rsid w:val="00416F54"/>
    <w:rsid w:val="00416FA3"/>
    <w:rsid w:val="00417478"/>
    <w:rsid w:val="00417FA0"/>
    <w:rsid w:val="00420BD4"/>
    <w:rsid w:val="00422163"/>
    <w:rsid w:val="004222A8"/>
    <w:rsid w:val="00422B70"/>
    <w:rsid w:val="0042351E"/>
    <w:rsid w:val="004235AA"/>
    <w:rsid w:val="004237EF"/>
    <w:rsid w:val="00423E0F"/>
    <w:rsid w:val="004256C2"/>
    <w:rsid w:val="00425945"/>
    <w:rsid w:val="00425DC1"/>
    <w:rsid w:val="00425EE7"/>
    <w:rsid w:val="00426CAC"/>
    <w:rsid w:val="00427FEA"/>
    <w:rsid w:val="00430465"/>
    <w:rsid w:val="00433F00"/>
    <w:rsid w:val="00435F2B"/>
    <w:rsid w:val="00437070"/>
    <w:rsid w:val="00440597"/>
    <w:rsid w:val="004414F8"/>
    <w:rsid w:val="00441550"/>
    <w:rsid w:val="004421DB"/>
    <w:rsid w:val="00442F1D"/>
    <w:rsid w:val="004432D2"/>
    <w:rsid w:val="00443D6D"/>
    <w:rsid w:val="00444D15"/>
    <w:rsid w:val="00445998"/>
    <w:rsid w:val="0044715D"/>
    <w:rsid w:val="00447486"/>
    <w:rsid w:val="00447A90"/>
    <w:rsid w:val="004520F7"/>
    <w:rsid w:val="004522E5"/>
    <w:rsid w:val="0045423F"/>
    <w:rsid w:val="004548EE"/>
    <w:rsid w:val="00454DD7"/>
    <w:rsid w:val="00455387"/>
    <w:rsid w:val="00455595"/>
    <w:rsid w:val="0045592D"/>
    <w:rsid w:val="00455AF3"/>
    <w:rsid w:val="00460DFD"/>
    <w:rsid w:val="00461AAB"/>
    <w:rsid w:val="00462003"/>
    <w:rsid w:val="004632E4"/>
    <w:rsid w:val="0046472E"/>
    <w:rsid w:val="004660EF"/>
    <w:rsid w:val="004667D9"/>
    <w:rsid w:val="00470AFA"/>
    <w:rsid w:val="00472EB6"/>
    <w:rsid w:val="0047399F"/>
    <w:rsid w:val="00474618"/>
    <w:rsid w:val="00474F41"/>
    <w:rsid w:val="004778AE"/>
    <w:rsid w:val="00477B06"/>
    <w:rsid w:val="00477C7F"/>
    <w:rsid w:val="00477F48"/>
    <w:rsid w:val="0047D2BE"/>
    <w:rsid w:val="004818A4"/>
    <w:rsid w:val="00482E0B"/>
    <w:rsid w:val="00482ECB"/>
    <w:rsid w:val="00483B41"/>
    <w:rsid w:val="004841D5"/>
    <w:rsid w:val="00485899"/>
    <w:rsid w:val="00485959"/>
    <w:rsid w:val="0048646B"/>
    <w:rsid w:val="0048653B"/>
    <w:rsid w:val="00487158"/>
    <w:rsid w:val="00487627"/>
    <w:rsid w:val="004910C7"/>
    <w:rsid w:val="00491B9A"/>
    <w:rsid w:val="00491E60"/>
    <w:rsid w:val="0049339A"/>
    <w:rsid w:val="00494BAB"/>
    <w:rsid w:val="00495447"/>
    <w:rsid w:val="0049547D"/>
    <w:rsid w:val="00495CC7"/>
    <w:rsid w:val="00495F0F"/>
    <w:rsid w:val="004964C3"/>
    <w:rsid w:val="00497255"/>
    <w:rsid w:val="004974C2"/>
    <w:rsid w:val="004A08F1"/>
    <w:rsid w:val="004A1E9C"/>
    <w:rsid w:val="004A26D7"/>
    <w:rsid w:val="004A42B1"/>
    <w:rsid w:val="004A59D1"/>
    <w:rsid w:val="004A69B2"/>
    <w:rsid w:val="004A768E"/>
    <w:rsid w:val="004A7F14"/>
    <w:rsid w:val="004B0700"/>
    <w:rsid w:val="004B123B"/>
    <w:rsid w:val="004B2482"/>
    <w:rsid w:val="004B2901"/>
    <w:rsid w:val="004B2C71"/>
    <w:rsid w:val="004B41F4"/>
    <w:rsid w:val="004B443E"/>
    <w:rsid w:val="004B590D"/>
    <w:rsid w:val="004B7733"/>
    <w:rsid w:val="004C0C14"/>
    <w:rsid w:val="004C0F04"/>
    <w:rsid w:val="004C2747"/>
    <w:rsid w:val="004C2B65"/>
    <w:rsid w:val="004C3D93"/>
    <w:rsid w:val="004C463F"/>
    <w:rsid w:val="004C4B7F"/>
    <w:rsid w:val="004C5666"/>
    <w:rsid w:val="004C5DA1"/>
    <w:rsid w:val="004C5DB3"/>
    <w:rsid w:val="004C6204"/>
    <w:rsid w:val="004C7308"/>
    <w:rsid w:val="004D0FC5"/>
    <w:rsid w:val="004D22FB"/>
    <w:rsid w:val="004D2355"/>
    <w:rsid w:val="004D280A"/>
    <w:rsid w:val="004D2C76"/>
    <w:rsid w:val="004D34CF"/>
    <w:rsid w:val="004D5924"/>
    <w:rsid w:val="004D62EA"/>
    <w:rsid w:val="004D65A4"/>
    <w:rsid w:val="004D69C1"/>
    <w:rsid w:val="004D79E4"/>
    <w:rsid w:val="004E03FB"/>
    <w:rsid w:val="004E18C8"/>
    <w:rsid w:val="004E445A"/>
    <w:rsid w:val="004E4E4E"/>
    <w:rsid w:val="004E53B3"/>
    <w:rsid w:val="004E6B54"/>
    <w:rsid w:val="004E7D2A"/>
    <w:rsid w:val="004F245B"/>
    <w:rsid w:val="004F2D38"/>
    <w:rsid w:val="004F3A50"/>
    <w:rsid w:val="004F3A80"/>
    <w:rsid w:val="004F43DC"/>
    <w:rsid w:val="004F4434"/>
    <w:rsid w:val="004F473D"/>
    <w:rsid w:val="004F4775"/>
    <w:rsid w:val="004F58BF"/>
    <w:rsid w:val="004F7674"/>
    <w:rsid w:val="00500273"/>
    <w:rsid w:val="00501E2D"/>
    <w:rsid w:val="005025E2"/>
    <w:rsid w:val="00502899"/>
    <w:rsid w:val="005030E9"/>
    <w:rsid w:val="00506895"/>
    <w:rsid w:val="0050735B"/>
    <w:rsid w:val="0050792B"/>
    <w:rsid w:val="00510241"/>
    <w:rsid w:val="00510B08"/>
    <w:rsid w:val="00511CA2"/>
    <w:rsid w:val="005123C0"/>
    <w:rsid w:val="0051382A"/>
    <w:rsid w:val="00514FBE"/>
    <w:rsid w:val="00515471"/>
    <w:rsid w:val="0051558B"/>
    <w:rsid w:val="00515B54"/>
    <w:rsid w:val="00516B58"/>
    <w:rsid w:val="0051731D"/>
    <w:rsid w:val="00517A91"/>
    <w:rsid w:val="00517BB9"/>
    <w:rsid w:val="00517E35"/>
    <w:rsid w:val="00520B87"/>
    <w:rsid w:val="00522C81"/>
    <w:rsid w:val="00523E79"/>
    <w:rsid w:val="0052438F"/>
    <w:rsid w:val="00524450"/>
    <w:rsid w:val="0052669E"/>
    <w:rsid w:val="00526A51"/>
    <w:rsid w:val="00527420"/>
    <w:rsid w:val="00531529"/>
    <w:rsid w:val="00531860"/>
    <w:rsid w:val="00531C95"/>
    <w:rsid w:val="00533014"/>
    <w:rsid w:val="00535E03"/>
    <w:rsid w:val="005361CA"/>
    <w:rsid w:val="005368C7"/>
    <w:rsid w:val="00537BC7"/>
    <w:rsid w:val="0054080A"/>
    <w:rsid w:val="00540CAF"/>
    <w:rsid w:val="00541377"/>
    <w:rsid w:val="005415F7"/>
    <w:rsid w:val="00541AFC"/>
    <w:rsid w:val="005422D3"/>
    <w:rsid w:val="005423C8"/>
    <w:rsid w:val="005436FA"/>
    <w:rsid w:val="00546BED"/>
    <w:rsid w:val="005477C2"/>
    <w:rsid w:val="00550771"/>
    <w:rsid w:val="00551694"/>
    <w:rsid w:val="00551B98"/>
    <w:rsid w:val="00552CF5"/>
    <w:rsid w:val="00553FC0"/>
    <w:rsid w:val="00554678"/>
    <w:rsid w:val="0055640E"/>
    <w:rsid w:val="0055664E"/>
    <w:rsid w:val="00560D7C"/>
    <w:rsid w:val="00561ADA"/>
    <w:rsid w:val="005622A7"/>
    <w:rsid w:val="00562B06"/>
    <w:rsid w:val="005645A3"/>
    <w:rsid w:val="00564BF3"/>
    <w:rsid w:val="00566538"/>
    <w:rsid w:val="005674ED"/>
    <w:rsid w:val="005678BE"/>
    <w:rsid w:val="00570ACC"/>
    <w:rsid w:val="00571344"/>
    <w:rsid w:val="005718CD"/>
    <w:rsid w:val="00574729"/>
    <w:rsid w:val="00575705"/>
    <w:rsid w:val="00575D40"/>
    <w:rsid w:val="00576DD1"/>
    <w:rsid w:val="00577916"/>
    <w:rsid w:val="00577D37"/>
    <w:rsid w:val="00580849"/>
    <w:rsid w:val="00580BD3"/>
    <w:rsid w:val="00580CDA"/>
    <w:rsid w:val="00585706"/>
    <w:rsid w:val="00585FC1"/>
    <w:rsid w:val="0058645B"/>
    <w:rsid w:val="00586A9B"/>
    <w:rsid w:val="0058710C"/>
    <w:rsid w:val="00591CC5"/>
    <w:rsid w:val="005926AB"/>
    <w:rsid w:val="00593715"/>
    <w:rsid w:val="00594068"/>
    <w:rsid w:val="005947B6"/>
    <w:rsid w:val="0059528A"/>
    <w:rsid w:val="00595604"/>
    <w:rsid w:val="0059673C"/>
    <w:rsid w:val="00596D75"/>
    <w:rsid w:val="005978E8"/>
    <w:rsid w:val="005A05D0"/>
    <w:rsid w:val="005A170F"/>
    <w:rsid w:val="005A1A7A"/>
    <w:rsid w:val="005A24FC"/>
    <w:rsid w:val="005A2831"/>
    <w:rsid w:val="005A2D1B"/>
    <w:rsid w:val="005A2FC4"/>
    <w:rsid w:val="005A3BE6"/>
    <w:rsid w:val="005A40D7"/>
    <w:rsid w:val="005A41B9"/>
    <w:rsid w:val="005A4E3A"/>
    <w:rsid w:val="005A4EDF"/>
    <w:rsid w:val="005A7A3F"/>
    <w:rsid w:val="005A7A8E"/>
    <w:rsid w:val="005B02E1"/>
    <w:rsid w:val="005B1599"/>
    <w:rsid w:val="005B2B69"/>
    <w:rsid w:val="005B4053"/>
    <w:rsid w:val="005B4D3F"/>
    <w:rsid w:val="005B4E36"/>
    <w:rsid w:val="005B598F"/>
    <w:rsid w:val="005B618F"/>
    <w:rsid w:val="005B7F31"/>
    <w:rsid w:val="005BC018"/>
    <w:rsid w:val="005C0553"/>
    <w:rsid w:val="005C0E75"/>
    <w:rsid w:val="005C1FDE"/>
    <w:rsid w:val="005C3DF5"/>
    <w:rsid w:val="005C41DD"/>
    <w:rsid w:val="005C5D7A"/>
    <w:rsid w:val="005C6A6B"/>
    <w:rsid w:val="005C7592"/>
    <w:rsid w:val="005C7842"/>
    <w:rsid w:val="005C7B36"/>
    <w:rsid w:val="005C7F9C"/>
    <w:rsid w:val="005D0A5E"/>
    <w:rsid w:val="005D1021"/>
    <w:rsid w:val="005D1382"/>
    <w:rsid w:val="005D162A"/>
    <w:rsid w:val="005D2281"/>
    <w:rsid w:val="005D2A91"/>
    <w:rsid w:val="005D3426"/>
    <w:rsid w:val="005D390A"/>
    <w:rsid w:val="005D43DA"/>
    <w:rsid w:val="005D5E46"/>
    <w:rsid w:val="005D7150"/>
    <w:rsid w:val="005D76E0"/>
    <w:rsid w:val="005D7AF3"/>
    <w:rsid w:val="005D7DBE"/>
    <w:rsid w:val="005E1B81"/>
    <w:rsid w:val="005E345D"/>
    <w:rsid w:val="005E5218"/>
    <w:rsid w:val="005E5775"/>
    <w:rsid w:val="005E5D13"/>
    <w:rsid w:val="005E5EBD"/>
    <w:rsid w:val="005E61AB"/>
    <w:rsid w:val="005E66D9"/>
    <w:rsid w:val="005E677C"/>
    <w:rsid w:val="005E7ABB"/>
    <w:rsid w:val="005F00B6"/>
    <w:rsid w:val="005F01D4"/>
    <w:rsid w:val="005F0944"/>
    <w:rsid w:val="005F09FE"/>
    <w:rsid w:val="005F11DB"/>
    <w:rsid w:val="005F278B"/>
    <w:rsid w:val="005F3792"/>
    <w:rsid w:val="005F39FE"/>
    <w:rsid w:val="005F4873"/>
    <w:rsid w:val="005F5750"/>
    <w:rsid w:val="005F6A54"/>
    <w:rsid w:val="005F737E"/>
    <w:rsid w:val="005F7737"/>
    <w:rsid w:val="0060179A"/>
    <w:rsid w:val="00601977"/>
    <w:rsid w:val="00602864"/>
    <w:rsid w:val="00602F7C"/>
    <w:rsid w:val="00603490"/>
    <w:rsid w:val="00603980"/>
    <w:rsid w:val="0060646C"/>
    <w:rsid w:val="0060676B"/>
    <w:rsid w:val="00607036"/>
    <w:rsid w:val="00611056"/>
    <w:rsid w:val="00612269"/>
    <w:rsid w:val="0061369E"/>
    <w:rsid w:val="00613FE1"/>
    <w:rsid w:val="00614438"/>
    <w:rsid w:val="00614647"/>
    <w:rsid w:val="00614CAF"/>
    <w:rsid w:val="00615F0A"/>
    <w:rsid w:val="0061730C"/>
    <w:rsid w:val="0061796E"/>
    <w:rsid w:val="0062004B"/>
    <w:rsid w:val="006201E5"/>
    <w:rsid w:val="006226FC"/>
    <w:rsid w:val="00623507"/>
    <w:rsid w:val="00623531"/>
    <w:rsid w:val="00624637"/>
    <w:rsid w:val="0062569C"/>
    <w:rsid w:val="0062579B"/>
    <w:rsid w:val="00626D32"/>
    <w:rsid w:val="00630A63"/>
    <w:rsid w:val="00631861"/>
    <w:rsid w:val="00631C80"/>
    <w:rsid w:val="0063222F"/>
    <w:rsid w:val="0063226A"/>
    <w:rsid w:val="00632CC4"/>
    <w:rsid w:val="0063329A"/>
    <w:rsid w:val="00633CFE"/>
    <w:rsid w:val="00635173"/>
    <w:rsid w:val="00635F2C"/>
    <w:rsid w:val="00636AC9"/>
    <w:rsid w:val="0063748E"/>
    <w:rsid w:val="00641730"/>
    <w:rsid w:val="006417DC"/>
    <w:rsid w:val="00641CD1"/>
    <w:rsid w:val="00641DB9"/>
    <w:rsid w:val="00643233"/>
    <w:rsid w:val="00646FA3"/>
    <w:rsid w:val="006477B9"/>
    <w:rsid w:val="00652313"/>
    <w:rsid w:val="0065254C"/>
    <w:rsid w:val="00653787"/>
    <w:rsid w:val="00653EA1"/>
    <w:rsid w:val="00656DDE"/>
    <w:rsid w:val="00657EA1"/>
    <w:rsid w:val="00662AE8"/>
    <w:rsid w:val="00663408"/>
    <w:rsid w:val="00663C30"/>
    <w:rsid w:val="00663CAE"/>
    <w:rsid w:val="006651B9"/>
    <w:rsid w:val="00665861"/>
    <w:rsid w:val="0066631D"/>
    <w:rsid w:val="00667503"/>
    <w:rsid w:val="00670083"/>
    <w:rsid w:val="00670413"/>
    <w:rsid w:val="0067048C"/>
    <w:rsid w:val="0067082E"/>
    <w:rsid w:val="00671F25"/>
    <w:rsid w:val="0067209A"/>
    <w:rsid w:val="006728F1"/>
    <w:rsid w:val="00673DD1"/>
    <w:rsid w:val="006741F4"/>
    <w:rsid w:val="00675850"/>
    <w:rsid w:val="00676291"/>
    <w:rsid w:val="00676359"/>
    <w:rsid w:val="00676D91"/>
    <w:rsid w:val="00680475"/>
    <w:rsid w:val="00680A50"/>
    <w:rsid w:val="00680D6E"/>
    <w:rsid w:val="00680DD9"/>
    <w:rsid w:val="00682648"/>
    <w:rsid w:val="00682ADC"/>
    <w:rsid w:val="00683A56"/>
    <w:rsid w:val="00684E0F"/>
    <w:rsid w:val="00685179"/>
    <w:rsid w:val="00685262"/>
    <w:rsid w:val="00685B16"/>
    <w:rsid w:val="0069089A"/>
    <w:rsid w:val="00690B2D"/>
    <w:rsid w:val="00690D31"/>
    <w:rsid w:val="006914D2"/>
    <w:rsid w:val="006921F6"/>
    <w:rsid w:val="00692E14"/>
    <w:rsid w:val="00693A66"/>
    <w:rsid w:val="00694A9D"/>
    <w:rsid w:val="0069599B"/>
    <w:rsid w:val="00695B9E"/>
    <w:rsid w:val="00695C16"/>
    <w:rsid w:val="00696427"/>
    <w:rsid w:val="00696809"/>
    <w:rsid w:val="00696CD9"/>
    <w:rsid w:val="00697A98"/>
    <w:rsid w:val="00697B34"/>
    <w:rsid w:val="006A06F3"/>
    <w:rsid w:val="006A1211"/>
    <w:rsid w:val="006A23DA"/>
    <w:rsid w:val="006A255C"/>
    <w:rsid w:val="006A2A9D"/>
    <w:rsid w:val="006A3459"/>
    <w:rsid w:val="006A3939"/>
    <w:rsid w:val="006A46CB"/>
    <w:rsid w:val="006A69C6"/>
    <w:rsid w:val="006A77B4"/>
    <w:rsid w:val="006B085A"/>
    <w:rsid w:val="006B16FC"/>
    <w:rsid w:val="006B25E5"/>
    <w:rsid w:val="006B2CC7"/>
    <w:rsid w:val="006B3337"/>
    <w:rsid w:val="006B4A64"/>
    <w:rsid w:val="006B6032"/>
    <w:rsid w:val="006B677B"/>
    <w:rsid w:val="006B68D5"/>
    <w:rsid w:val="006B724A"/>
    <w:rsid w:val="006B77A1"/>
    <w:rsid w:val="006C0B15"/>
    <w:rsid w:val="006C106E"/>
    <w:rsid w:val="006C11AB"/>
    <w:rsid w:val="006C24D7"/>
    <w:rsid w:val="006C2A94"/>
    <w:rsid w:val="006C39C8"/>
    <w:rsid w:val="006C45F1"/>
    <w:rsid w:val="006C65F0"/>
    <w:rsid w:val="006C6771"/>
    <w:rsid w:val="006C72A3"/>
    <w:rsid w:val="006D002D"/>
    <w:rsid w:val="006D0340"/>
    <w:rsid w:val="006D1493"/>
    <w:rsid w:val="006D3801"/>
    <w:rsid w:val="006D3E00"/>
    <w:rsid w:val="006D57AC"/>
    <w:rsid w:val="006D5CB2"/>
    <w:rsid w:val="006D6095"/>
    <w:rsid w:val="006D617E"/>
    <w:rsid w:val="006D7EF7"/>
    <w:rsid w:val="006E09EC"/>
    <w:rsid w:val="006E1F53"/>
    <w:rsid w:val="006E4B35"/>
    <w:rsid w:val="006E6216"/>
    <w:rsid w:val="006E656C"/>
    <w:rsid w:val="006E66B7"/>
    <w:rsid w:val="006E6F72"/>
    <w:rsid w:val="006F1103"/>
    <w:rsid w:val="006F1CA6"/>
    <w:rsid w:val="006F24AA"/>
    <w:rsid w:val="006F46EE"/>
    <w:rsid w:val="006F52ED"/>
    <w:rsid w:val="00703409"/>
    <w:rsid w:val="0070531B"/>
    <w:rsid w:val="007053B2"/>
    <w:rsid w:val="00705CA1"/>
    <w:rsid w:val="007063E3"/>
    <w:rsid w:val="00707A50"/>
    <w:rsid w:val="0071071D"/>
    <w:rsid w:val="007109FE"/>
    <w:rsid w:val="007112A8"/>
    <w:rsid w:val="00711BEB"/>
    <w:rsid w:val="007125CA"/>
    <w:rsid w:val="00713C58"/>
    <w:rsid w:val="00714A44"/>
    <w:rsid w:val="0071552E"/>
    <w:rsid w:val="0071571C"/>
    <w:rsid w:val="0071588B"/>
    <w:rsid w:val="007161C5"/>
    <w:rsid w:val="007167EE"/>
    <w:rsid w:val="007216CA"/>
    <w:rsid w:val="007247B0"/>
    <w:rsid w:val="0072499F"/>
    <w:rsid w:val="00724BBB"/>
    <w:rsid w:val="00724DAC"/>
    <w:rsid w:val="00725443"/>
    <w:rsid w:val="007257E0"/>
    <w:rsid w:val="007258E0"/>
    <w:rsid w:val="00727CA2"/>
    <w:rsid w:val="00727E00"/>
    <w:rsid w:val="0073041B"/>
    <w:rsid w:val="007332AA"/>
    <w:rsid w:val="00733420"/>
    <w:rsid w:val="0073366A"/>
    <w:rsid w:val="00735ECA"/>
    <w:rsid w:val="007363B0"/>
    <w:rsid w:val="0073794B"/>
    <w:rsid w:val="0074020A"/>
    <w:rsid w:val="0074037F"/>
    <w:rsid w:val="007407C6"/>
    <w:rsid w:val="00742F82"/>
    <w:rsid w:val="0074387B"/>
    <w:rsid w:val="00746964"/>
    <w:rsid w:val="007469BB"/>
    <w:rsid w:val="00746A6C"/>
    <w:rsid w:val="00746E1E"/>
    <w:rsid w:val="00747333"/>
    <w:rsid w:val="007473EC"/>
    <w:rsid w:val="00750138"/>
    <w:rsid w:val="007504A2"/>
    <w:rsid w:val="00750DE4"/>
    <w:rsid w:val="0075176D"/>
    <w:rsid w:val="00751810"/>
    <w:rsid w:val="00753E1A"/>
    <w:rsid w:val="007543BA"/>
    <w:rsid w:val="00754B2F"/>
    <w:rsid w:val="00755CE0"/>
    <w:rsid w:val="00755FB7"/>
    <w:rsid w:val="007561AA"/>
    <w:rsid w:val="00756543"/>
    <w:rsid w:val="007571DA"/>
    <w:rsid w:val="007572C9"/>
    <w:rsid w:val="00757431"/>
    <w:rsid w:val="00757516"/>
    <w:rsid w:val="00757547"/>
    <w:rsid w:val="00760DFD"/>
    <w:rsid w:val="00761968"/>
    <w:rsid w:val="00762066"/>
    <w:rsid w:val="007622B4"/>
    <w:rsid w:val="00762C8B"/>
    <w:rsid w:val="007638B0"/>
    <w:rsid w:val="00764095"/>
    <w:rsid w:val="0076484C"/>
    <w:rsid w:val="007648AD"/>
    <w:rsid w:val="00764B44"/>
    <w:rsid w:val="00764DA8"/>
    <w:rsid w:val="007659B0"/>
    <w:rsid w:val="00766076"/>
    <w:rsid w:val="00766B96"/>
    <w:rsid w:val="007679FC"/>
    <w:rsid w:val="00767DB5"/>
    <w:rsid w:val="00770C30"/>
    <w:rsid w:val="00771295"/>
    <w:rsid w:val="00771F60"/>
    <w:rsid w:val="00772279"/>
    <w:rsid w:val="007732A8"/>
    <w:rsid w:val="00773A4F"/>
    <w:rsid w:val="007774E1"/>
    <w:rsid w:val="007803F0"/>
    <w:rsid w:val="0078177B"/>
    <w:rsid w:val="0078254D"/>
    <w:rsid w:val="0078263E"/>
    <w:rsid w:val="00782E72"/>
    <w:rsid w:val="0078301B"/>
    <w:rsid w:val="00783437"/>
    <w:rsid w:val="0078448E"/>
    <w:rsid w:val="007859BD"/>
    <w:rsid w:val="00790826"/>
    <w:rsid w:val="00791149"/>
    <w:rsid w:val="007918A7"/>
    <w:rsid w:val="00792725"/>
    <w:rsid w:val="00792AE3"/>
    <w:rsid w:val="00792D30"/>
    <w:rsid w:val="00793916"/>
    <w:rsid w:val="007944F3"/>
    <w:rsid w:val="007950D4"/>
    <w:rsid w:val="007951E1"/>
    <w:rsid w:val="00795F6A"/>
    <w:rsid w:val="00797072"/>
    <w:rsid w:val="007A00E2"/>
    <w:rsid w:val="007A0BFD"/>
    <w:rsid w:val="007A1831"/>
    <w:rsid w:val="007A1FD2"/>
    <w:rsid w:val="007A252E"/>
    <w:rsid w:val="007A26D8"/>
    <w:rsid w:val="007A327B"/>
    <w:rsid w:val="007A41E8"/>
    <w:rsid w:val="007A4A51"/>
    <w:rsid w:val="007A6AD5"/>
    <w:rsid w:val="007A7251"/>
    <w:rsid w:val="007A7967"/>
    <w:rsid w:val="007B1CC2"/>
    <w:rsid w:val="007B2692"/>
    <w:rsid w:val="007B2C11"/>
    <w:rsid w:val="007B2ED4"/>
    <w:rsid w:val="007B59D9"/>
    <w:rsid w:val="007B5FA5"/>
    <w:rsid w:val="007C10D6"/>
    <w:rsid w:val="007C3F9B"/>
    <w:rsid w:val="007C5CD9"/>
    <w:rsid w:val="007C6C80"/>
    <w:rsid w:val="007C6FE9"/>
    <w:rsid w:val="007C745C"/>
    <w:rsid w:val="007D18EC"/>
    <w:rsid w:val="007D1B8E"/>
    <w:rsid w:val="007D25D1"/>
    <w:rsid w:val="007D2BCE"/>
    <w:rsid w:val="007D311E"/>
    <w:rsid w:val="007D3D1E"/>
    <w:rsid w:val="007D4E28"/>
    <w:rsid w:val="007E0C89"/>
    <w:rsid w:val="007E11E3"/>
    <w:rsid w:val="007E158D"/>
    <w:rsid w:val="007E1DE1"/>
    <w:rsid w:val="007E41DC"/>
    <w:rsid w:val="007E4D84"/>
    <w:rsid w:val="007E5763"/>
    <w:rsid w:val="007E608C"/>
    <w:rsid w:val="007E6AB3"/>
    <w:rsid w:val="007E6E5D"/>
    <w:rsid w:val="007E76E5"/>
    <w:rsid w:val="007F081A"/>
    <w:rsid w:val="007F1A8B"/>
    <w:rsid w:val="007F1DD3"/>
    <w:rsid w:val="007F1F56"/>
    <w:rsid w:val="007F2EB7"/>
    <w:rsid w:val="007F558D"/>
    <w:rsid w:val="007F68FE"/>
    <w:rsid w:val="007F6C5E"/>
    <w:rsid w:val="007F7819"/>
    <w:rsid w:val="008000F5"/>
    <w:rsid w:val="00800898"/>
    <w:rsid w:val="00801101"/>
    <w:rsid w:val="00801600"/>
    <w:rsid w:val="008024F8"/>
    <w:rsid w:val="00802626"/>
    <w:rsid w:val="00802CCD"/>
    <w:rsid w:val="008031B8"/>
    <w:rsid w:val="00804271"/>
    <w:rsid w:val="00804FF9"/>
    <w:rsid w:val="00805111"/>
    <w:rsid w:val="00810353"/>
    <w:rsid w:val="00810869"/>
    <w:rsid w:val="00811738"/>
    <w:rsid w:val="00814BA5"/>
    <w:rsid w:val="00814D02"/>
    <w:rsid w:val="00816D5A"/>
    <w:rsid w:val="00821CCF"/>
    <w:rsid w:val="00821E8C"/>
    <w:rsid w:val="00822DE8"/>
    <w:rsid w:val="00823D0B"/>
    <w:rsid w:val="00823FB4"/>
    <w:rsid w:val="00824E96"/>
    <w:rsid w:val="00827442"/>
    <w:rsid w:val="008302D0"/>
    <w:rsid w:val="008303D6"/>
    <w:rsid w:val="00830BC3"/>
    <w:rsid w:val="008317BC"/>
    <w:rsid w:val="00831AA9"/>
    <w:rsid w:val="00833362"/>
    <w:rsid w:val="0083458D"/>
    <w:rsid w:val="00836170"/>
    <w:rsid w:val="00836439"/>
    <w:rsid w:val="00836CE3"/>
    <w:rsid w:val="00836EE7"/>
    <w:rsid w:val="00837BD6"/>
    <w:rsid w:val="00837F10"/>
    <w:rsid w:val="00840795"/>
    <w:rsid w:val="0084202B"/>
    <w:rsid w:val="00842066"/>
    <w:rsid w:val="00842356"/>
    <w:rsid w:val="00842701"/>
    <w:rsid w:val="008456FB"/>
    <w:rsid w:val="00845808"/>
    <w:rsid w:val="00847022"/>
    <w:rsid w:val="00847888"/>
    <w:rsid w:val="00851C91"/>
    <w:rsid w:val="00852726"/>
    <w:rsid w:val="00853DDD"/>
    <w:rsid w:val="008553C2"/>
    <w:rsid w:val="008574DF"/>
    <w:rsid w:val="0085D941"/>
    <w:rsid w:val="008605BB"/>
    <w:rsid w:val="00861AC9"/>
    <w:rsid w:val="0086268E"/>
    <w:rsid w:val="008633DB"/>
    <w:rsid w:val="00863A6A"/>
    <w:rsid w:val="00864C35"/>
    <w:rsid w:val="008651B4"/>
    <w:rsid w:val="00865D09"/>
    <w:rsid w:val="00866665"/>
    <w:rsid w:val="00866A17"/>
    <w:rsid w:val="0087007C"/>
    <w:rsid w:val="00870548"/>
    <w:rsid w:val="008707E3"/>
    <w:rsid w:val="00870BB3"/>
    <w:rsid w:val="008724B9"/>
    <w:rsid w:val="008726EE"/>
    <w:rsid w:val="00873983"/>
    <w:rsid w:val="00874365"/>
    <w:rsid w:val="0087478B"/>
    <w:rsid w:val="00874BB3"/>
    <w:rsid w:val="0087517B"/>
    <w:rsid w:val="0087577E"/>
    <w:rsid w:val="008759A9"/>
    <w:rsid w:val="00876D12"/>
    <w:rsid w:val="008812EA"/>
    <w:rsid w:val="00881508"/>
    <w:rsid w:val="00881B86"/>
    <w:rsid w:val="008848EE"/>
    <w:rsid w:val="008856F4"/>
    <w:rsid w:val="00886293"/>
    <w:rsid w:val="008863AB"/>
    <w:rsid w:val="008866C3"/>
    <w:rsid w:val="00886B72"/>
    <w:rsid w:val="008874AE"/>
    <w:rsid w:val="0089154A"/>
    <w:rsid w:val="0089230B"/>
    <w:rsid w:val="008936D5"/>
    <w:rsid w:val="00894165"/>
    <w:rsid w:val="008961FD"/>
    <w:rsid w:val="00896CD7"/>
    <w:rsid w:val="0089788C"/>
    <w:rsid w:val="00897896"/>
    <w:rsid w:val="0089793A"/>
    <w:rsid w:val="00897DED"/>
    <w:rsid w:val="008A1980"/>
    <w:rsid w:val="008A2F1F"/>
    <w:rsid w:val="008A410E"/>
    <w:rsid w:val="008A4A87"/>
    <w:rsid w:val="008A4C00"/>
    <w:rsid w:val="008A5F72"/>
    <w:rsid w:val="008A7AD3"/>
    <w:rsid w:val="008A7EFD"/>
    <w:rsid w:val="008B1413"/>
    <w:rsid w:val="008B17F7"/>
    <w:rsid w:val="008B1916"/>
    <w:rsid w:val="008B4CCB"/>
    <w:rsid w:val="008B6305"/>
    <w:rsid w:val="008B653E"/>
    <w:rsid w:val="008B65C9"/>
    <w:rsid w:val="008B7742"/>
    <w:rsid w:val="008C0111"/>
    <w:rsid w:val="008C0B92"/>
    <w:rsid w:val="008C12F2"/>
    <w:rsid w:val="008C162D"/>
    <w:rsid w:val="008C3913"/>
    <w:rsid w:val="008C4289"/>
    <w:rsid w:val="008C4930"/>
    <w:rsid w:val="008C4C53"/>
    <w:rsid w:val="008C53F8"/>
    <w:rsid w:val="008C74E3"/>
    <w:rsid w:val="008D1297"/>
    <w:rsid w:val="008D27AA"/>
    <w:rsid w:val="008D36B3"/>
    <w:rsid w:val="008D3F29"/>
    <w:rsid w:val="008D509C"/>
    <w:rsid w:val="008D6877"/>
    <w:rsid w:val="008D72F7"/>
    <w:rsid w:val="008D7B52"/>
    <w:rsid w:val="008E04C7"/>
    <w:rsid w:val="008E063A"/>
    <w:rsid w:val="008E06D4"/>
    <w:rsid w:val="008E0A02"/>
    <w:rsid w:val="008E12F2"/>
    <w:rsid w:val="008E2448"/>
    <w:rsid w:val="008E2678"/>
    <w:rsid w:val="008E483F"/>
    <w:rsid w:val="008E5AB7"/>
    <w:rsid w:val="008E667E"/>
    <w:rsid w:val="008E6B53"/>
    <w:rsid w:val="008E71EF"/>
    <w:rsid w:val="008E7E0C"/>
    <w:rsid w:val="008F0C12"/>
    <w:rsid w:val="008F13DF"/>
    <w:rsid w:val="008F6445"/>
    <w:rsid w:val="009009E6"/>
    <w:rsid w:val="00900B57"/>
    <w:rsid w:val="009014F5"/>
    <w:rsid w:val="00901BAD"/>
    <w:rsid w:val="00902AEE"/>
    <w:rsid w:val="00902CC6"/>
    <w:rsid w:val="0090327C"/>
    <w:rsid w:val="0090358A"/>
    <w:rsid w:val="00905A05"/>
    <w:rsid w:val="00906DB5"/>
    <w:rsid w:val="00907333"/>
    <w:rsid w:val="00910142"/>
    <w:rsid w:val="00911633"/>
    <w:rsid w:val="0091167D"/>
    <w:rsid w:val="0091330B"/>
    <w:rsid w:val="00914FB8"/>
    <w:rsid w:val="00915AA3"/>
    <w:rsid w:val="009161B6"/>
    <w:rsid w:val="009175AD"/>
    <w:rsid w:val="00917BE6"/>
    <w:rsid w:val="00917D17"/>
    <w:rsid w:val="00917E0D"/>
    <w:rsid w:val="0092028F"/>
    <w:rsid w:val="00921417"/>
    <w:rsid w:val="009224C8"/>
    <w:rsid w:val="0092253B"/>
    <w:rsid w:val="00923689"/>
    <w:rsid w:val="009244B7"/>
    <w:rsid w:val="00924704"/>
    <w:rsid w:val="009273D5"/>
    <w:rsid w:val="009313EA"/>
    <w:rsid w:val="00931F04"/>
    <w:rsid w:val="009323C2"/>
    <w:rsid w:val="00934B40"/>
    <w:rsid w:val="0093631E"/>
    <w:rsid w:val="009363A0"/>
    <w:rsid w:val="00936F59"/>
    <w:rsid w:val="0093703D"/>
    <w:rsid w:val="00937492"/>
    <w:rsid w:val="00937565"/>
    <w:rsid w:val="0093774E"/>
    <w:rsid w:val="009379CD"/>
    <w:rsid w:val="00937AFF"/>
    <w:rsid w:val="00937DA6"/>
    <w:rsid w:val="00940044"/>
    <w:rsid w:val="009408C7"/>
    <w:rsid w:val="00941B25"/>
    <w:rsid w:val="00944117"/>
    <w:rsid w:val="009446C4"/>
    <w:rsid w:val="00944B7D"/>
    <w:rsid w:val="0095085D"/>
    <w:rsid w:val="00950D5B"/>
    <w:rsid w:val="00950FDB"/>
    <w:rsid w:val="009510FE"/>
    <w:rsid w:val="0095137B"/>
    <w:rsid w:val="00951EA8"/>
    <w:rsid w:val="00952D66"/>
    <w:rsid w:val="009534DE"/>
    <w:rsid w:val="009538C6"/>
    <w:rsid w:val="0095446B"/>
    <w:rsid w:val="009549C4"/>
    <w:rsid w:val="00954CCA"/>
    <w:rsid w:val="009557DA"/>
    <w:rsid w:val="0095595F"/>
    <w:rsid w:val="00956105"/>
    <w:rsid w:val="00957211"/>
    <w:rsid w:val="00957428"/>
    <w:rsid w:val="0095780E"/>
    <w:rsid w:val="00957A75"/>
    <w:rsid w:val="00960E00"/>
    <w:rsid w:val="009619B7"/>
    <w:rsid w:val="00961D3E"/>
    <w:rsid w:val="00962380"/>
    <w:rsid w:val="0096271B"/>
    <w:rsid w:val="00963F3C"/>
    <w:rsid w:val="00963F83"/>
    <w:rsid w:val="0096682E"/>
    <w:rsid w:val="009670F9"/>
    <w:rsid w:val="00970179"/>
    <w:rsid w:val="00972294"/>
    <w:rsid w:val="00974AB3"/>
    <w:rsid w:val="00974EC2"/>
    <w:rsid w:val="009768BB"/>
    <w:rsid w:val="00980794"/>
    <w:rsid w:val="009815C1"/>
    <w:rsid w:val="00981784"/>
    <w:rsid w:val="0098205A"/>
    <w:rsid w:val="00982771"/>
    <w:rsid w:val="00984217"/>
    <w:rsid w:val="00984E65"/>
    <w:rsid w:val="00985210"/>
    <w:rsid w:val="009852DF"/>
    <w:rsid w:val="00985AD9"/>
    <w:rsid w:val="009900D0"/>
    <w:rsid w:val="00990AFB"/>
    <w:rsid w:val="00990EAF"/>
    <w:rsid w:val="00993CE8"/>
    <w:rsid w:val="00995050"/>
    <w:rsid w:val="00995833"/>
    <w:rsid w:val="0099608A"/>
    <w:rsid w:val="0099634F"/>
    <w:rsid w:val="00997C3F"/>
    <w:rsid w:val="009A117B"/>
    <w:rsid w:val="009A11CD"/>
    <w:rsid w:val="009A180A"/>
    <w:rsid w:val="009A25EF"/>
    <w:rsid w:val="009A2EAB"/>
    <w:rsid w:val="009A440C"/>
    <w:rsid w:val="009A4CD1"/>
    <w:rsid w:val="009A4F84"/>
    <w:rsid w:val="009A5199"/>
    <w:rsid w:val="009A66B5"/>
    <w:rsid w:val="009B04B7"/>
    <w:rsid w:val="009B082D"/>
    <w:rsid w:val="009B0F19"/>
    <w:rsid w:val="009B15C0"/>
    <w:rsid w:val="009B45C0"/>
    <w:rsid w:val="009B4A22"/>
    <w:rsid w:val="009B4AAE"/>
    <w:rsid w:val="009B5F19"/>
    <w:rsid w:val="009B6097"/>
    <w:rsid w:val="009B7B15"/>
    <w:rsid w:val="009C068D"/>
    <w:rsid w:val="009C134D"/>
    <w:rsid w:val="009C2F5A"/>
    <w:rsid w:val="009C3134"/>
    <w:rsid w:val="009C344B"/>
    <w:rsid w:val="009C34EC"/>
    <w:rsid w:val="009C419F"/>
    <w:rsid w:val="009C47A1"/>
    <w:rsid w:val="009C48E4"/>
    <w:rsid w:val="009C4D59"/>
    <w:rsid w:val="009C6A71"/>
    <w:rsid w:val="009C742A"/>
    <w:rsid w:val="009C765F"/>
    <w:rsid w:val="009D0FC8"/>
    <w:rsid w:val="009D215F"/>
    <w:rsid w:val="009D35E2"/>
    <w:rsid w:val="009D3FA3"/>
    <w:rsid w:val="009D4A53"/>
    <w:rsid w:val="009D5D74"/>
    <w:rsid w:val="009D65BD"/>
    <w:rsid w:val="009D65D0"/>
    <w:rsid w:val="009E039C"/>
    <w:rsid w:val="009E0B60"/>
    <w:rsid w:val="009E1382"/>
    <w:rsid w:val="009E14BC"/>
    <w:rsid w:val="009E15B2"/>
    <w:rsid w:val="009E1A90"/>
    <w:rsid w:val="009E38EB"/>
    <w:rsid w:val="009E5BBC"/>
    <w:rsid w:val="009E7417"/>
    <w:rsid w:val="009E760C"/>
    <w:rsid w:val="009F07D7"/>
    <w:rsid w:val="009F0C82"/>
    <w:rsid w:val="009F218A"/>
    <w:rsid w:val="009F4092"/>
    <w:rsid w:val="009F40EA"/>
    <w:rsid w:val="009F47BD"/>
    <w:rsid w:val="009F5379"/>
    <w:rsid w:val="009F7CF6"/>
    <w:rsid w:val="00A01139"/>
    <w:rsid w:val="00A01147"/>
    <w:rsid w:val="00A03B20"/>
    <w:rsid w:val="00A03EE8"/>
    <w:rsid w:val="00A04FBA"/>
    <w:rsid w:val="00A07821"/>
    <w:rsid w:val="00A07EB0"/>
    <w:rsid w:val="00A109C6"/>
    <w:rsid w:val="00A1114D"/>
    <w:rsid w:val="00A112AD"/>
    <w:rsid w:val="00A11CA1"/>
    <w:rsid w:val="00A12C21"/>
    <w:rsid w:val="00A14AA4"/>
    <w:rsid w:val="00A15A6F"/>
    <w:rsid w:val="00A17081"/>
    <w:rsid w:val="00A20813"/>
    <w:rsid w:val="00A20ACE"/>
    <w:rsid w:val="00A22070"/>
    <w:rsid w:val="00A22607"/>
    <w:rsid w:val="00A24786"/>
    <w:rsid w:val="00A24CD0"/>
    <w:rsid w:val="00A2570C"/>
    <w:rsid w:val="00A25A8D"/>
    <w:rsid w:val="00A27822"/>
    <w:rsid w:val="00A307FE"/>
    <w:rsid w:val="00A31391"/>
    <w:rsid w:val="00A31654"/>
    <w:rsid w:val="00A31C2B"/>
    <w:rsid w:val="00A32036"/>
    <w:rsid w:val="00A323C2"/>
    <w:rsid w:val="00A32A69"/>
    <w:rsid w:val="00A330CC"/>
    <w:rsid w:val="00A33528"/>
    <w:rsid w:val="00A348E8"/>
    <w:rsid w:val="00A364E6"/>
    <w:rsid w:val="00A3743E"/>
    <w:rsid w:val="00A4043E"/>
    <w:rsid w:val="00A41353"/>
    <w:rsid w:val="00A419AA"/>
    <w:rsid w:val="00A434E6"/>
    <w:rsid w:val="00A43ADD"/>
    <w:rsid w:val="00A4404F"/>
    <w:rsid w:val="00A44841"/>
    <w:rsid w:val="00A449D8"/>
    <w:rsid w:val="00A44C31"/>
    <w:rsid w:val="00A47C4E"/>
    <w:rsid w:val="00A47E12"/>
    <w:rsid w:val="00A520E3"/>
    <w:rsid w:val="00A52813"/>
    <w:rsid w:val="00A52E4D"/>
    <w:rsid w:val="00A53467"/>
    <w:rsid w:val="00A53592"/>
    <w:rsid w:val="00A548CB"/>
    <w:rsid w:val="00A55BC9"/>
    <w:rsid w:val="00A567BF"/>
    <w:rsid w:val="00A606B7"/>
    <w:rsid w:val="00A609ED"/>
    <w:rsid w:val="00A62B8D"/>
    <w:rsid w:val="00A63758"/>
    <w:rsid w:val="00A63A9B"/>
    <w:rsid w:val="00A63B20"/>
    <w:rsid w:val="00A63C00"/>
    <w:rsid w:val="00A66CD5"/>
    <w:rsid w:val="00A67D28"/>
    <w:rsid w:val="00A70636"/>
    <w:rsid w:val="00A7075E"/>
    <w:rsid w:val="00A71C7D"/>
    <w:rsid w:val="00A725FD"/>
    <w:rsid w:val="00A727FE"/>
    <w:rsid w:val="00A74733"/>
    <w:rsid w:val="00A75969"/>
    <w:rsid w:val="00A768B0"/>
    <w:rsid w:val="00A801CE"/>
    <w:rsid w:val="00A80F7E"/>
    <w:rsid w:val="00A813D3"/>
    <w:rsid w:val="00A81FAC"/>
    <w:rsid w:val="00A823B7"/>
    <w:rsid w:val="00A83A68"/>
    <w:rsid w:val="00A83DDA"/>
    <w:rsid w:val="00A84B70"/>
    <w:rsid w:val="00A8616D"/>
    <w:rsid w:val="00A90BBE"/>
    <w:rsid w:val="00A92598"/>
    <w:rsid w:val="00A942AA"/>
    <w:rsid w:val="00A94924"/>
    <w:rsid w:val="00A95CD9"/>
    <w:rsid w:val="00A95D39"/>
    <w:rsid w:val="00A96779"/>
    <w:rsid w:val="00A9759C"/>
    <w:rsid w:val="00A97679"/>
    <w:rsid w:val="00AA04DA"/>
    <w:rsid w:val="00AA1111"/>
    <w:rsid w:val="00AA4C77"/>
    <w:rsid w:val="00AA4F7D"/>
    <w:rsid w:val="00AA5571"/>
    <w:rsid w:val="00AA5F80"/>
    <w:rsid w:val="00AA60F9"/>
    <w:rsid w:val="00AA687B"/>
    <w:rsid w:val="00AA7689"/>
    <w:rsid w:val="00AB224F"/>
    <w:rsid w:val="00AB3DF2"/>
    <w:rsid w:val="00AB45AB"/>
    <w:rsid w:val="00AB48C3"/>
    <w:rsid w:val="00AB5903"/>
    <w:rsid w:val="00AB6C37"/>
    <w:rsid w:val="00AB7C54"/>
    <w:rsid w:val="00AC151D"/>
    <w:rsid w:val="00AC1C58"/>
    <w:rsid w:val="00AC2334"/>
    <w:rsid w:val="00AC23B9"/>
    <w:rsid w:val="00AC31C3"/>
    <w:rsid w:val="00AC5E98"/>
    <w:rsid w:val="00AC64B0"/>
    <w:rsid w:val="00AD2262"/>
    <w:rsid w:val="00AD28F2"/>
    <w:rsid w:val="00AD2A21"/>
    <w:rsid w:val="00AD3C41"/>
    <w:rsid w:val="00AD3C69"/>
    <w:rsid w:val="00AD53C9"/>
    <w:rsid w:val="00AD5704"/>
    <w:rsid w:val="00AE0B12"/>
    <w:rsid w:val="00AE22F9"/>
    <w:rsid w:val="00AE406F"/>
    <w:rsid w:val="00AE422A"/>
    <w:rsid w:val="00AE4907"/>
    <w:rsid w:val="00AF05F3"/>
    <w:rsid w:val="00AF05FA"/>
    <w:rsid w:val="00AF10AE"/>
    <w:rsid w:val="00AF1215"/>
    <w:rsid w:val="00AF2F19"/>
    <w:rsid w:val="00AF3A78"/>
    <w:rsid w:val="00AF43AC"/>
    <w:rsid w:val="00AF56FB"/>
    <w:rsid w:val="00AF5A37"/>
    <w:rsid w:val="00AF6410"/>
    <w:rsid w:val="00AF7A49"/>
    <w:rsid w:val="00B00BF7"/>
    <w:rsid w:val="00B0141B"/>
    <w:rsid w:val="00B0234C"/>
    <w:rsid w:val="00B032A5"/>
    <w:rsid w:val="00B03F9A"/>
    <w:rsid w:val="00B0403C"/>
    <w:rsid w:val="00B0419E"/>
    <w:rsid w:val="00B04C59"/>
    <w:rsid w:val="00B05EE1"/>
    <w:rsid w:val="00B0619C"/>
    <w:rsid w:val="00B063A2"/>
    <w:rsid w:val="00B06B68"/>
    <w:rsid w:val="00B07186"/>
    <w:rsid w:val="00B07A65"/>
    <w:rsid w:val="00B1140E"/>
    <w:rsid w:val="00B11711"/>
    <w:rsid w:val="00B12A54"/>
    <w:rsid w:val="00B1515E"/>
    <w:rsid w:val="00B15AE8"/>
    <w:rsid w:val="00B15C16"/>
    <w:rsid w:val="00B1600C"/>
    <w:rsid w:val="00B20C05"/>
    <w:rsid w:val="00B20CF7"/>
    <w:rsid w:val="00B22389"/>
    <w:rsid w:val="00B226A6"/>
    <w:rsid w:val="00B2282F"/>
    <w:rsid w:val="00B24B45"/>
    <w:rsid w:val="00B25BA3"/>
    <w:rsid w:val="00B263D2"/>
    <w:rsid w:val="00B26770"/>
    <w:rsid w:val="00B270EE"/>
    <w:rsid w:val="00B27400"/>
    <w:rsid w:val="00B3190F"/>
    <w:rsid w:val="00B31CE6"/>
    <w:rsid w:val="00B33E8D"/>
    <w:rsid w:val="00B34AF3"/>
    <w:rsid w:val="00B35C8B"/>
    <w:rsid w:val="00B36054"/>
    <w:rsid w:val="00B36878"/>
    <w:rsid w:val="00B40110"/>
    <w:rsid w:val="00B41CE3"/>
    <w:rsid w:val="00B42133"/>
    <w:rsid w:val="00B43390"/>
    <w:rsid w:val="00B438AD"/>
    <w:rsid w:val="00B43989"/>
    <w:rsid w:val="00B440F1"/>
    <w:rsid w:val="00B44C0E"/>
    <w:rsid w:val="00B46A64"/>
    <w:rsid w:val="00B46E31"/>
    <w:rsid w:val="00B51599"/>
    <w:rsid w:val="00B51F62"/>
    <w:rsid w:val="00B52511"/>
    <w:rsid w:val="00B5265E"/>
    <w:rsid w:val="00B530C5"/>
    <w:rsid w:val="00B53481"/>
    <w:rsid w:val="00B572E7"/>
    <w:rsid w:val="00B57849"/>
    <w:rsid w:val="00B623EE"/>
    <w:rsid w:val="00B627A3"/>
    <w:rsid w:val="00B639F1"/>
    <w:rsid w:val="00B64F8E"/>
    <w:rsid w:val="00B663F7"/>
    <w:rsid w:val="00B66F8D"/>
    <w:rsid w:val="00B67340"/>
    <w:rsid w:val="00B67B74"/>
    <w:rsid w:val="00B67B99"/>
    <w:rsid w:val="00B70B06"/>
    <w:rsid w:val="00B70F47"/>
    <w:rsid w:val="00B718AC"/>
    <w:rsid w:val="00B7274E"/>
    <w:rsid w:val="00B74FC7"/>
    <w:rsid w:val="00B753FD"/>
    <w:rsid w:val="00B75502"/>
    <w:rsid w:val="00B75E6D"/>
    <w:rsid w:val="00B81BB3"/>
    <w:rsid w:val="00B81FF7"/>
    <w:rsid w:val="00B82BE6"/>
    <w:rsid w:val="00B82D84"/>
    <w:rsid w:val="00B83271"/>
    <w:rsid w:val="00B83305"/>
    <w:rsid w:val="00B83C55"/>
    <w:rsid w:val="00B84801"/>
    <w:rsid w:val="00B850AB"/>
    <w:rsid w:val="00B8602B"/>
    <w:rsid w:val="00B901B7"/>
    <w:rsid w:val="00B9111F"/>
    <w:rsid w:val="00B91B13"/>
    <w:rsid w:val="00B92691"/>
    <w:rsid w:val="00B92C79"/>
    <w:rsid w:val="00B93698"/>
    <w:rsid w:val="00B938CD"/>
    <w:rsid w:val="00B944D6"/>
    <w:rsid w:val="00B95F5F"/>
    <w:rsid w:val="00B9662B"/>
    <w:rsid w:val="00B96A42"/>
    <w:rsid w:val="00B97CE8"/>
    <w:rsid w:val="00BA029E"/>
    <w:rsid w:val="00BA3624"/>
    <w:rsid w:val="00BA3683"/>
    <w:rsid w:val="00BA39D4"/>
    <w:rsid w:val="00BA3A8F"/>
    <w:rsid w:val="00BA465F"/>
    <w:rsid w:val="00BA4B8B"/>
    <w:rsid w:val="00BA4CB4"/>
    <w:rsid w:val="00BA4D24"/>
    <w:rsid w:val="00BA5163"/>
    <w:rsid w:val="00BA52BA"/>
    <w:rsid w:val="00BB1077"/>
    <w:rsid w:val="00BB1BF7"/>
    <w:rsid w:val="00BB2AD4"/>
    <w:rsid w:val="00BB2C04"/>
    <w:rsid w:val="00BB3EC0"/>
    <w:rsid w:val="00BB4BF6"/>
    <w:rsid w:val="00BB7769"/>
    <w:rsid w:val="00BBE23A"/>
    <w:rsid w:val="00BC02C6"/>
    <w:rsid w:val="00BC24C4"/>
    <w:rsid w:val="00BC2544"/>
    <w:rsid w:val="00BC316D"/>
    <w:rsid w:val="00BC3C4B"/>
    <w:rsid w:val="00BC5318"/>
    <w:rsid w:val="00BC53F3"/>
    <w:rsid w:val="00BC5872"/>
    <w:rsid w:val="00BC5BDC"/>
    <w:rsid w:val="00BC61D3"/>
    <w:rsid w:val="00BC7A80"/>
    <w:rsid w:val="00BD0E90"/>
    <w:rsid w:val="00BD0EB3"/>
    <w:rsid w:val="00BD2DA9"/>
    <w:rsid w:val="00BD387A"/>
    <w:rsid w:val="00BD3C10"/>
    <w:rsid w:val="00BD4397"/>
    <w:rsid w:val="00BD5189"/>
    <w:rsid w:val="00BD51E6"/>
    <w:rsid w:val="00BD55B1"/>
    <w:rsid w:val="00BD5F84"/>
    <w:rsid w:val="00BD67F3"/>
    <w:rsid w:val="00BD6ACB"/>
    <w:rsid w:val="00BD7C5D"/>
    <w:rsid w:val="00BE05EA"/>
    <w:rsid w:val="00BE10DA"/>
    <w:rsid w:val="00BE28BE"/>
    <w:rsid w:val="00BE3D4F"/>
    <w:rsid w:val="00BE3EA0"/>
    <w:rsid w:val="00BE68F9"/>
    <w:rsid w:val="00BF0186"/>
    <w:rsid w:val="00BF0F44"/>
    <w:rsid w:val="00BF1242"/>
    <w:rsid w:val="00BF1A3F"/>
    <w:rsid w:val="00BF211E"/>
    <w:rsid w:val="00BF3165"/>
    <w:rsid w:val="00BF4532"/>
    <w:rsid w:val="00BF5D03"/>
    <w:rsid w:val="00BF662B"/>
    <w:rsid w:val="00BF795B"/>
    <w:rsid w:val="00C006E8"/>
    <w:rsid w:val="00C0070E"/>
    <w:rsid w:val="00C0193E"/>
    <w:rsid w:val="00C027FE"/>
    <w:rsid w:val="00C03DA5"/>
    <w:rsid w:val="00C04F62"/>
    <w:rsid w:val="00C07BC1"/>
    <w:rsid w:val="00C1095F"/>
    <w:rsid w:val="00C10D49"/>
    <w:rsid w:val="00C11744"/>
    <w:rsid w:val="00C1271A"/>
    <w:rsid w:val="00C12811"/>
    <w:rsid w:val="00C12E7D"/>
    <w:rsid w:val="00C133DD"/>
    <w:rsid w:val="00C1437F"/>
    <w:rsid w:val="00C144AD"/>
    <w:rsid w:val="00C14559"/>
    <w:rsid w:val="00C1507A"/>
    <w:rsid w:val="00C15BEC"/>
    <w:rsid w:val="00C16140"/>
    <w:rsid w:val="00C16857"/>
    <w:rsid w:val="00C17006"/>
    <w:rsid w:val="00C170FC"/>
    <w:rsid w:val="00C206C6"/>
    <w:rsid w:val="00C2117A"/>
    <w:rsid w:val="00C2147B"/>
    <w:rsid w:val="00C21576"/>
    <w:rsid w:val="00C21E1A"/>
    <w:rsid w:val="00C22B84"/>
    <w:rsid w:val="00C238AD"/>
    <w:rsid w:val="00C23975"/>
    <w:rsid w:val="00C244D8"/>
    <w:rsid w:val="00C24AC8"/>
    <w:rsid w:val="00C26212"/>
    <w:rsid w:val="00C271C3"/>
    <w:rsid w:val="00C27899"/>
    <w:rsid w:val="00C303B6"/>
    <w:rsid w:val="00C313D5"/>
    <w:rsid w:val="00C31B0C"/>
    <w:rsid w:val="00C32BCE"/>
    <w:rsid w:val="00C337F9"/>
    <w:rsid w:val="00C338C6"/>
    <w:rsid w:val="00C33FDE"/>
    <w:rsid w:val="00C344E0"/>
    <w:rsid w:val="00C34A7F"/>
    <w:rsid w:val="00C34D22"/>
    <w:rsid w:val="00C36899"/>
    <w:rsid w:val="00C370A6"/>
    <w:rsid w:val="00C408D9"/>
    <w:rsid w:val="00C4110A"/>
    <w:rsid w:val="00C41BE0"/>
    <w:rsid w:val="00C44037"/>
    <w:rsid w:val="00C44360"/>
    <w:rsid w:val="00C44EDC"/>
    <w:rsid w:val="00C45A15"/>
    <w:rsid w:val="00C462CB"/>
    <w:rsid w:val="00C51759"/>
    <w:rsid w:val="00C51AF4"/>
    <w:rsid w:val="00C52CB3"/>
    <w:rsid w:val="00C52DFD"/>
    <w:rsid w:val="00C55C54"/>
    <w:rsid w:val="00C55FFD"/>
    <w:rsid w:val="00C56140"/>
    <w:rsid w:val="00C5676F"/>
    <w:rsid w:val="00C56DD4"/>
    <w:rsid w:val="00C5746E"/>
    <w:rsid w:val="00C60D0B"/>
    <w:rsid w:val="00C60E9A"/>
    <w:rsid w:val="00C61C53"/>
    <w:rsid w:val="00C61C7D"/>
    <w:rsid w:val="00C62D92"/>
    <w:rsid w:val="00C62E68"/>
    <w:rsid w:val="00C62FEA"/>
    <w:rsid w:val="00C65244"/>
    <w:rsid w:val="00C65AA3"/>
    <w:rsid w:val="00C6603C"/>
    <w:rsid w:val="00C662CC"/>
    <w:rsid w:val="00C71514"/>
    <w:rsid w:val="00C71B12"/>
    <w:rsid w:val="00C72252"/>
    <w:rsid w:val="00C72497"/>
    <w:rsid w:val="00C72881"/>
    <w:rsid w:val="00C73A33"/>
    <w:rsid w:val="00C751FA"/>
    <w:rsid w:val="00C753E0"/>
    <w:rsid w:val="00C76E0D"/>
    <w:rsid w:val="00C76F67"/>
    <w:rsid w:val="00C77103"/>
    <w:rsid w:val="00C77C00"/>
    <w:rsid w:val="00C80395"/>
    <w:rsid w:val="00C81E97"/>
    <w:rsid w:val="00C82B0E"/>
    <w:rsid w:val="00C83E90"/>
    <w:rsid w:val="00C85B09"/>
    <w:rsid w:val="00C85DEB"/>
    <w:rsid w:val="00C87131"/>
    <w:rsid w:val="00C871D8"/>
    <w:rsid w:val="00C90C20"/>
    <w:rsid w:val="00C9394A"/>
    <w:rsid w:val="00C945F0"/>
    <w:rsid w:val="00C9579A"/>
    <w:rsid w:val="00C959E0"/>
    <w:rsid w:val="00C9603B"/>
    <w:rsid w:val="00C96692"/>
    <w:rsid w:val="00C967BB"/>
    <w:rsid w:val="00C96F48"/>
    <w:rsid w:val="00C97CC0"/>
    <w:rsid w:val="00C97F67"/>
    <w:rsid w:val="00CA06C6"/>
    <w:rsid w:val="00CA0AA8"/>
    <w:rsid w:val="00CA0C16"/>
    <w:rsid w:val="00CA0ED3"/>
    <w:rsid w:val="00CA12DA"/>
    <w:rsid w:val="00CA2421"/>
    <w:rsid w:val="00CA35DE"/>
    <w:rsid w:val="00CA5313"/>
    <w:rsid w:val="00CA5EC2"/>
    <w:rsid w:val="00CA6097"/>
    <w:rsid w:val="00CA6832"/>
    <w:rsid w:val="00CA6AAB"/>
    <w:rsid w:val="00CA72DD"/>
    <w:rsid w:val="00CA7705"/>
    <w:rsid w:val="00CA7F56"/>
    <w:rsid w:val="00CB2658"/>
    <w:rsid w:val="00CB3FA5"/>
    <w:rsid w:val="00CB4F02"/>
    <w:rsid w:val="00CB6C95"/>
    <w:rsid w:val="00CB7EFF"/>
    <w:rsid w:val="00CC0A0A"/>
    <w:rsid w:val="00CC188E"/>
    <w:rsid w:val="00CC3CEC"/>
    <w:rsid w:val="00CC5599"/>
    <w:rsid w:val="00CC5CDD"/>
    <w:rsid w:val="00CC5EBD"/>
    <w:rsid w:val="00CC6B5C"/>
    <w:rsid w:val="00CC722A"/>
    <w:rsid w:val="00CC79CD"/>
    <w:rsid w:val="00CC7C2F"/>
    <w:rsid w:val="00CC7D54"/>
    <w:rsid w:val="00CD05E5"/>
    <w:rsid w:val="00CD0E3C"/>
    <w:rsid w:val="00CD4A69"/>
    <w:rsid w:val="00CD4B8A"/>
    <w:rsid w:val="00CD5915"/>
    <w:rsid w:val="00CD78FD"/>
    <w:rsid w:val="00CD7AE9"/>
    <w:rsid w:val="00CD7BD0"/>
    <w:rsid w:val="00CD7CF9"/>
    <w:rsid w:val="00CE0F41"/>
    <w:rsid w:val="00CE1372"/>
    <w:rsid w:val="00CE17BD"/>
    <w:rsid w:val="00CE1E8E"/>
    <w:rsid w:val="00CE23CF"/>
    <w:rsid w:val="00CE2E66"/>
    <w:rsid w:val="00CE2FB1"/>
    <w:rsid w:val="00CE3182"/>
    <w:rsid w:val="00CE4709"/>
    <w:rsid w:val="00CE79B7"/>
    <w:rsid w:val="00CF030D"/>
    <w:rsid w:val="00CF1455"/>
    <w:rsid w:val="00CF1579"/>
    <w:rsid w:val="00CF3359"/>
    <w:rsid w:val="00CF3886"/>
    <w:rsid w:val="00CF401B"/>
    <w:rsid w:val="00CF5619"/>
    <w:rsid w:val="00CF6D0C"/>
    <w:rsid w:val="00D00044"/>
    <w:rsid w:val="00D02054"/>
    <w:rsid w:val="00D02DC2"/>
    <w:rsid w:val="00D02EE9"/>
    <w:rsid w:val="00D044D4"/>
    <w:rsid w:val="00D04C29"/>
    <w:rsid w:val="00D05A61"/>
    <w:rsid w:val="00D05D10"/>
    <w:rsid w:val="00D0694C"/>
    <w:rsid w:val="00D100E8"/>
    <w:rsid w:val="00D10692"/>
    <w:rsid w:val="00D10AEC"/>
    <w:rsid w:val="00D11965"/>
    <w:rsid w:val="00D1362E"/>
    <w:rsid w:val="00D14598"/>
    <w:rsid w:val="00D15ABD"/>
    <w:rsid w:val="00D15D66"/>
    <w:rsid w:val="00D16DCF"/>
    <w:rsid w:val="00D17798"/>
    <w:rsid w:val="00D2025B"/>
    <w:rsid w:val="00D2067A"/>
    <w:rsid w:val="00D20B7E"/>
    <w:rsid w:val="00D20E09"/>
    <w:rsid w:val="00D213E3"/>
    <w:rsid w:val="00D22AAF"/>
    <w:rsid w:val="00D24487"/>
    <w:rsid w:val="00D30F17"/>
    <w:rsid w:val="00D312D7"/>
    <w:rsid w:val="00D31DBF"/>
    <w:rsid w:val="00D32020"/>
    <w:rsid w:val="00D34155"/>
    <w:rsid w:val="00D341B2"/>
    <w:rsid w:val="00D3488F"/>
    <w:rsid w:val="00D34A7A"/>
    <w:rsid w:val="00D359C0"/>
    <w:rsid w:val="00D35EC2"/>
    <w:rsid w:val="00D3700F"/>
    <w:rsid w:val="00D3773D"/>
    <w:rsid w:val="00D40D2D"/>
    <w:rsid w:val="00D414A9"/>
    <w:rsid w:val="00D41DB8"/>
    <w:rsid w:val="00D429FD"/>
    <w:rsid w:val="00D45D5F"/>
    <w:rsid w:val="00D46875"/>
    <w:rsid w:val="00D50A59"/>
    <w:rsid w:val="00D50DF4"/>
    <w:rsid w:val="00D51808"/>
    <w:rsid w:val="00D5376F"/>
    <w:rsid w:val="00D543FB"/>
    <w:rsid w:val="00D57634"/>
    <w:rsid w:val="00D61F77"/>
    <w:rsid w:val="00D65392"/>
    <w:rsid w:val="00D66A11"/>
    <w:rsid w:val="00D7036A"/>
    <w:rsid w:val="00D72788"/>
    <w:rsid w:val="00D72E18"/>
    <w:rsid w:val="00D7466D"/>
    <w:rsid w:val="00D74B28"/>
    <w:rsid w:val="00D75178"/>
    <w:rsid w:val="00D75539"/>
    <w:rsid w:val="00D76D22"/>
    <w:rsid w:val="00D77620"/>
    <w:rsid w:val="00D77FBA"/>
    <w:rsid w:val="00D81389"/>
    <w:rsid w:val="00D818AA"/>
    <w:rsid w:val="00D82C1A"/>
    <w:rsid w:val="00D84A10"/>
    <w:rsid w:val="00D84DB9"/>
    <w:rsid w:val="00D861C4"/>
    <w:rsid w:val="00D8650D"/>
    <w:rsid w:val="00D8688D"/>
    <w:rsid w:val="00D871F1"/>
    <w:rsid w:val="00D8739D"/>
    <w:rsid w:val="00D91440"/>
    <w:rsid w:val="00D91974"/>
    <w:rsid w:val="00D93A73"/>
    <w:rsid w:val="00D94ADB"/>
    <w:rsid w:val="00D955B6"/>
    <w:rsid w:val="00D96167"/>
    <w:rsid w:val="00D96356"/>
    <w:rsid w:val="00D963A8"/>
    <w:rsid w:val="00DA1059"/>
    <w:rsid w:val="00DA1953"/>
    <w:rsid w:val="00DA2710"/>
    <w:rsid w:val="00DA2736"/>
    <w:rsid w:val="00DA2A42"/>
    <w:rsid w:val="00DA2A7B"/>
    <w:rsid w:val="00DA2B0F"/>
    <w:rsid w:val="00DA2B5C"/>
    <w:rsid w:val="00DA39EF"/>
    <w:rsid w:val="00DA4DD4"/>
    <w:rsid w:val="00DA5A39"/>
    <w:rsid w:val="00DA629E"/>
    <w:rsid w:val="00DB14DF"/>
    <w:rsid w:val="00DB23F3"/>
    <w:rsid w:val="00DB2EF6"/>
    <w:rsid w:val="00DB3D0C"/>
    <w:rsid w:val="00DB5457"/>
    <w:rsid w:val="00DB6478"/>
    <w:rsid w:val="00DB64BB"/>
    <w:rsid w:val="00DB6957"/>
    <w:rsid w:val="00DB7A30"/>
    <w:rsid w:val="00DC1330"/>
    <w:rsid w:val="00DC2131"/>
    <w:rsid w:val="00DC33C5"/>
    <w:rsid w:val="00DC34F9"/>
    <w:rsid w:val="00DC3CB2"/>
    <w:rsid w:val="00DC5415"/>
    <w:rsid w:val="00DC67FC"/>
    <w:rsid w:val="00DD31CA"/>
    <w:rsid w:val="00DD35F7"/>
    <w:rsid w:val="00DD416C"/>
    <w:rsid w:val="00DD4E16"/>
    <w:rsid w:val="00DD7859"/>
    <w:rsid w:val="00DD78FE"/>
    <w:rsid w:val="00DE0142"/>
    <w:rsid w:val="00DE028D"/>
    <w:rsid w:val="00DE1C37"/>
    <w:rsid w:val="00DE39C2"/>
    <w:rsid w:val="00DE3A1D"/>
    <w:rsid w:val="00DE3C88"/>
    <w:rsid w:val="00DE42F8"/>
    <w:rsid w:val="00DE6CC7"/>
    <w:rsid w:val="00DE7E06"/>
    <w:rsid w:val="00DE7EFD"/>
    <w:rsid w:val="00DF0A10"/>
    <w:rsid w:val="00DF1B61"/>
    <w:rsid w:val="00DF23A1"/>
    <w:rsid w:val="00DF2B01"/>
    <w:rsid w:val="00DF3CD0"/>
    <w:rsid w:val="00DF52D8"/>
    <w:rsid w:val="00DF5FAC"/>
    <w:rsid w:val="00DF64C1"/>
    <w:rsid w:val="00DF6DF3"/>
    <w:rsid w:val="00DF72B9"/>
    <w:rsid w:val="00E00BF7"/>
    <w:rsid w:val="00E00D15"/>
    <w:rsid w:val="00E0241A"/>
    <w:rsid w:val="00E02936"/>
    <w:rsid w:val="00E030A3"/>
    <w:rsid w:val="00E049BD"/>
    <w:rsid w:val="00E0571A"/>
    <w:rsid w:val="00E05CB0"/>
    <w:rsid w:val="00E0799B"/>
    <w:rsid w:val="00E104A7"/>
    <w:rsid w:val="00E11A5E"/>
    <w:rsid w:val="00E122DE"/>
    <w:rsid w:val="00E13837"/>
    <w:rsid w:val="00E1392D"/>
    <w:rsid w:val="00E13DEC"/>
    <w:rsid w:val="00E1407E"/>
    <w:rsid w:val="00E15649"/>
    <w:rsid w:val="00E16604"/>
    <w:rsid w:val="00E17A19"/>
    <w:rsid w:val="00E2129D"/>
    <w:rsid w:val="00E21398"/>
    <w:rsid w:val="00E2151E"/>
    <w:rsid w:val="00E221E4"/>
    <w:rsid w:val="00E238E0"/>
    <w:rsid w:val="00E23AB8"/>
    <w:rsid w:val="00E244DC"/>
    <w:rsid w:val="00E251ED"/>
    <w:rsid w:val="00E256CC"/>
    <w:rsid w:val="00E25C30"/>
    <w:rsid w:val="00E266EC"/>
    <w:rsid w:val="00E272F7"/>
    <w:rsid w:val="00E30BF1"/>
    <w:rsid w:val="00E3165A"/>
    <w:rsid w:val="00E3197F"/>
    <w:rsid w:val="00E32D74"/>
    <w:rsid w:val="00E33008"/>
    <w:rsid w:val="00E331E8"/>
    <w:rsid w:val="00E33F57"/>
    <w:rsid w:val="00E340E0"/>
    <w:rsid w:val="00E340FA"/>
    <w:rsid w:val="00E35507"/>
    <w:rsid w:val="00E36B73"/>
    <w:rsid w:val="00E40846"/>
    <w:rsid w:val="00E40D73"/>
    <w:rsid w:val="00E41D65"/>
    <w:rsid w:val="00E4374F"/>
    <w:rsid w:val="00E4408E"/>
    <w:rsid w:val="00E4449D"/>
    <w:rsid w:val="00E44986"/>
    <w:rsid w:val="00E45C80"/>
    <w:rsid w:val="00E460AE"/>
    <w:rsid w:val="00E46E28"/>
    <w:rsid w:val="00E46E78"/>
    <w:rsid w:val="00E474B1"/>
    <w:rsid w:val="00E47EBE"/>
    <w:rsid w:val="00E5264B"/>
    <w:rsid w:val="00E53A70"/>
    <w:rsid w:val="00E53AF6"/>
    <w:rsid w:val="00E53B58"/>
    <w:rsid w:val="00E53FA6"/>
    <w:rsid w:val="00E540A1"/>
    <w:rsid w:val="00E5701F"/>
    <w:rsid w:val="00E5721E"/>
    <w:rsid w:val="00E6015A"/>
    <w:rsid w:val="00E61344"/>
    <w:rsid w:val="00E6167D"/>
    <w:rsid w:val="00E6222F"/>
    <w:rsid w:val="00E62700"/>
    <w:rsid w:val="00E62A5A"/>
    <w:rsid w:val="00E63924"/>
    <w:rsid w:val="00E63C79"/>
    <w:rsid w:val="00E643D2"/>
    <w:rsid w:val="00E652AA"/>
    <w:rsid w:val="00E6544D"/>
    <w:rsid w:val="00E65A3E"/>
    <w:rsid w:val="00E66A6D"/>
    <w:rsid w:val="00E70CD8"/>
    <w:rsid w:val="00E70DC6"/>
    <w:rsid w:val="00E720A5"/>
    <w:rsid w:val="00E726D4"/>
    <w:rsid w:val="00E727D0"/>
    <w:rsid w:val="00E742EC"/>
    <w:rsid w:val="00E74AD1"/>
    <w:rsid w:val="00E75245"/>
    <w:rsid w:val="00E75299"/>
    <w:rsid w:val="00E75322"/>
    <w:rsid w:val="00E75AF5"/>
    <w:rsid w:val="00E80445"/>
    <w:rsid w:val="00E811E4"/>
    <w:rsid w:val="00E82894"/>
    <w:rsid w:val="00E841AA"/>
    <w:rsid w:val="00E85CB2"/>
    <w:rsid w:val="00E8627A"/>
    <w:rsid w:val="00E86B92"/>
    <w:rsid w:val="00E9115F"/>
    <w:rsid w:val="00E92E6E"/>
    <w:rsid w:val="00E93584"/>
    <w:rsid w:val="00E9402E"/>
    <w:rsid w:val="00E966D3"/>
    <w:rsid w:val="00E9744B"/>
    <w:rsid w:val="00E975BC"/>
    <w:rsid w:val="00EA2615"/>
    <w:rsid w:val="00EA4368"/>
    <w:rsid w:val="00EA51D2"/>
    <w:rsid w:val="00EA7CF0"/>
    <w:rsid w:val="00EB117A"/>
    <w:rsid w:val="00EB25D2"/>
    <w:rsid w:val="00EB2FB1"/>
    <w:rsid w:val="00EB3C01"/>
    <w:rsid w:val="00EB3D36"/>
    <w:rsid w:val="00EB476C"/>
    <w:rsid w:val="00EB4C00"/>
    <w:rsid w:val="00EB4F42"/>
    <w:rsid w:val="00EB65C3"/>
    <w:rsid w:val="00EB7847"/>
    <w:rsid w:val="00EC04A0"/>
    <w:rsid w:val="00EC34D7"/>
    <w:rsid w:val="00EC4EB9"/>
    <w:rsid w:val="00EC642D"/>
    <w:rsid w:val="00EC6DCC"/>
    <w:rsid w:val="00EC7B66"/>
    <w:rsid w:val="00ED1FF6"/>
    <w:rsid w:val="00ED23B1"/>
    <w:rsid w:val="00ED267D"/>
    <w:rsid w:val="00ED2B10"/>
    <w:rsid w:val="00ED3A9E"/>
    <w:rsid w:val="00ED3BE3"/>
    <w:rsid w:val="00ED4018"/>
    <w:rsid w:val="00ED402D"/>
    <w:rsid w:val="00ED4A4E"/>
    <w:rsid w:val="00ED4B67"/>
    <w:rsid w:val="00ED4BA6"/>
    <w:rsid w:val="00EE062F"/>
    <w:rsid w:val="00EE0AA8"/>
    <w:rsid w:val="00EE0E9F"/>
    <w:rsid w:val="00EE0ED9"/>
    <w:rsid w:val="00EE1DA1"/>
    <w:rsid w:val="00EE4B3C"/>
    <w:rsid w:val="00EE504C"/>
    <w:rsid w:val="00EE67A4"/>
    <w:rsid w:val="00EF033E"/>
    <w:rsid w:val="00EF0CEE"/>
    <w:rsid w:val="00EF30DF"/>
    <w:rsid w:val="00EF322B"/>
    <w:rsid w:val="00EF4136"/>
    <w:rsid w:val="00EF65BE"/>
    <w:rsid w:val="00EF742D"/>
    <w:rsid w:val="00EF74E4"/>
    <w:rsid w:val="00EF7779"/>
    <w:rsid w:val="00EF77B8"/>
    <w:rsid w:val="00EF79FC"/>
    <w:rsid w:val="00F0039C"/>
    <w:rsid w:val="00F010B0"/>
    <w:rsid w:val="00F02BE9"/>
    <w:rsid w:val="00F043E3"/>
    <w:rsid w:val="00F06394"/>
    <w:rsid w:val="00F13197"/>
    <w:rsid w:val="00F13CBF"/>
    <w:rsid w:val="00F14466"/>
    <w:rsid w:val="00F15C3B"/>
    <w:rsid w:val="00F176D7"/>
    <w:rsid w:val="00F17C50"/>
    <w:rsid w:val="00F2009E"/>
    <w:rsid w:val="00F2057E"/>
    <w:rsid w:val="00F20A3E"/>
    <w:rsid w:val="00F229EE"/>
    <w:rsid w:val="00F22EE6"/>
    <w:rsid w:val="00F233DA"/>
    <w:rsid w:val="00F236A8"/>
    <w:rsid w:val="00F240D0"/>
    <w:rsid w:val="00F24ED5"/>
    <w:rsid w:val="00F25D2E"/>
    <w:rsid w:val="00F27C1B"/>
    <w:rsid w:val="00F301C7"/>
    <w:rsid w:val="00F30275"/>
    <w:rsid w:val="00F309D9"/>
    <w:rsid w:val="00F30E53"/>
    <w:rsid w:val="00F318CD"/>
    <w:rsid w:val="00F322AF"/>
    <w:rsid w:val="00F340E7"/>
    <w:rsid w:val="00F36891"/>
    <w:rsid w:val="00F40725"/>
    <w:rsid w:val="00F40C10"/>
    <w:rsid w:val="00F41177"/>
    <w:rsid w:val="00F435EF"/>
    <w:rsid w:val="00F43DF7"/>
    <w:rsid w:val="00F44696"/>
    <w:rsid w:val="00F44AFC"/>
    <w:rsid w:val="00F45352"/>
    <w:rsid w:val="00F46187"/>
    <w:rsid w:val="00F46846"/>
    <w:rsid w:val="00F46CDA"/>
    <w:rsid w:val="00F46FAB"/>
    <w:rsid w:val="00F47C8A"/>
    <w:rsid w:val="00F50A75"/>
    <w:rsid w:val="00F50F5F"/>
    <w:rsid w:val="00F51811"/>
    <w:rsid w:val="00F525E0"/>
    <w:rsid w:val="00F54104"/>
    <w:rsid w:val="00F54409"/>
    <w:rsid w:val="00F57A6D"/>
    <w:rsid w:val="00F61BC3"/>
    <w:rsid w:val="00F6201F"/>
    <w:rsid w:val="00F63025"/>
    <w:rsid w:val="00F6591A"/>
    <w:rsid w:val="00F66C27"/>
    <w:rsid w:val="00F709D7"/>
    <w:rsid w:val="00F712C0"/>
    <w:rsid w:val="00F71C3B"/>
    <w:rsid w:val="00F726FB"/>
    <w:rsid w:val="00F72B28"/>
    <w:rsid w:val="00F74645"/>
    <w:rsid w:val="00F76C42"/>
    <w:rsid w:val="00F7730A"/>
    <w:rsid w:val="00F80631"/>
    <w:rsid w:val="00F8090B"/>
    <w:rsid w:val="00F80D7B"/>
    <w:rsid w:val="00F81C96"/>
    <w:rsid w:val="00F822F3"/>
    <w:rsid w:val="00F84E6F"/>
    <w:rsid w:val="00F85C5F"/>
    <w:rsid w:val="00F86163"/>
    <w:rsid w:val="00F8651B"/>
    <w:rsid w:val="00F86B98"/>
    <w:rsid w:val="00F86FE8"/>
    <w:rsid w:val="00F8790A"/>
    <w:rsid w:val="00F87DD1"/>
    <w:rsid w:val="00F91ED4"/>
    <w:rsid w:val="00F9361A"/>
    <w:rsid w:val="00F94478"/>
    <w:rsid w:val="00F96B36"/>
    <w:rsid w:val="00F96FA2"/>
    <w:rsid w:val="00FA01DD"/>
    <w:rsid w:val="00FA075B"/>
    <w:rsid w:val="00FA14C6"/>
    <w:rsid w:val="00FA170E"/>
    <w:rsid w:val="00FA17E7"/>
    <w:rsid w:val="00FA2132"/>
    <w:rsid w:val="00FA24D6"/>
    <w:rsid w:val="00FA2E72"/>
    <w:rsid w:val="00FA2FBA"/>
    <w:rsid w:val="00FA334C"/>
    <w:rsid w:val="00FA5DFF"/>
    <w:rsid w:val="00FB0C71"/>
    <w:rsid w:val="00FB1583"/>
    <w:rsid w:val="00FB3B02"/>
    <w:rsid w:val="00FB4AD2"/>
    <w:rsid w:val="00FB4E4B"/>
    <w:rsid w:val="00FB4E7E"/>
    <w:rsid w:val="00FB52D7"/>
    <w:rsid w:val="00FB5D20"/>
    <w:rsid w:val="00FB7DE1"/>
    <w:rsid w:val="00FC0BD6"/>
    <w:rsid w:val="00FC11AE"/>
    <w:rsid w:val="00FC13E1"/>
    <w:rsid w:val="00FC2551"/>
    <w:rsid w:val="00FC467C"/>
    <w:rsid w:val="00FC483A"/>
    <w:rsid w:val="00FC5077"/>
    <w:rsid w:val="00FC5497"/>
    <w:rsid w:val="00FC6BA4"/>
    <w:rsid w:val="00FC749C"/>
    <w:rsid w:val="00FC77BF"/>
    <w:rsid w:val="00FD0F0F"/>
    <w:rsid w:val="00FD161B"/>
    <w:rsid w:val="00FD181B"/>
    <w:rsid w:val="00FD2521"/>
    <w:rsid w:val="00FD27D5"/>
    <w:rsid w:val="00FD2FE4"/>
    <w:rsid w:val="00FD306B"/>
    <w:rsid w:val="00FD3433"/>
    <w:rsid w:val="00FD54F6"/>
    <w:rsid w:val="00FD56F3"/>
    <w:rsid w:val="00FD5BA0"/>
    <w:rsid w:val="00FD64CE"/>
    <w:rsid w:val="00FD6FA7"/>
    <w:rsid w:val="00FD741F"/>
    <w:rsid w:val="00FE0EF2"/>
    <w:rsid w:val="00FE4537"/>
    <w:rsid w:val="00FE45FD"/>
    <w:rsid w:val="00FE504C"/>
    <w:rsid w:val="00FE5143"/>
    <w:rsid w:val="00FE5EDB"/>
    <w:rsid w:val="00FE65A8"/>
    <w:rsid w:val="00FE65FA"/>
    <w:rsid w:val="00FE737D"/>
    <w:rsid w:val="00FE87A4"/>
    <w:rsid w:val="00FF0ABF"/>
    <w:rsid w:val="00FF1465"/>
    <w:rsid w:val="00FF2E68"/>
    <w:rsid w:val="00FF34BA"/>
    <w:rsid w:val="00FF3E28"/>
    <w:rsid w:val="00FF3F94"/>
    <w:rsid w:val="00FF4A06"/>
    <w:rsid w:val="00FF50A4"/>
    <w:rsid w:val="00FF5305"/>
    <w:rsid w:val="00FF6639"/>
    <w:rsid w:val="00FF7144"/>
    <w:rsid w:val="016231D6"/>
    <w:rsid w:val="018F26C2"/>
    <w:rsid w:val="01C5F5F8"/>
    <w:rsid w:val="01C6B4AE"/>
    <w:rsid w:val="02402341"/>
    <w:rsid w:val="024FEC53"/>
    <w:rsid w:val="02763D39"/>
    <w:rsid w:val="0280B08C"/>
    <w:rsid w:val="028E413E"/>
    <w:rsid w:val="02AC911D"/>
    <w:rsid w:val="02AED36B"/>
    <w:rsid w:val="02C7935E"/>
    <w:rsid w:val="02D9F5C8"/>
    <w:rsid w:val="02DF7D1E"/>
    <w:rsid w:val="02F21673"/>
    <w:rsid w:val="03103097"/>
    <w:rsid w:val="031FA601"/>
    <w:rsid w:val="032D0060"/>
    <w:rsid w:val="034BCFCE"/>
    <w:rsid w:val="035626C8"/>
    <w:rsid w:val="036DA53A"/>
    <w:rsid w:val="036E1522"/>
    <w:rsid w:val="03778C10"/>
    <w:rsid w:val="03A7125E"/>
    <w:rsid w:val="03B2D959"/>
    <w:rsid w:val="03E4F44F"/>
    <w:rsid w:val="03F3F887"/>
    <w:rsid w:val="0409F10B"/>
    <w:rsid w:val="0410A66D"/>
    <w:rsid w:val="0410A6F0"/>
    <w:rsid w:val="048AED0B"/>
    <w:rsid w:val="04A27B6A"/>
    <w:rsid w:val="04A27CDD"/>
    <w:rsid w:val="0515CCDE"/>
    <w:rsid w:val="0522C12D"/>
    <w:rsid w:val="052ADB1D"/>
    <w:rsid w:val="0559413E"/>
    <w:rsid w:val="05B81EBC"/>
    <w:rsid w:val="05E53080"/>
    <w:rsid w:val="05EEC1B3"/>
    <w:rsid w:val="05FEAF96"/>
    <w:rsid w:val="061024C5"/>
    <w:rsid w:val="06185835"/>
    <w:rsid w:val="0622F99A"/>
    <w:rsid w:val="062699EF"/>
    <w:rsid w:val="0654626A"/>
    <w:rsid w:val="069852A2"/>
    <w:rsid w:val="06A3D695"/>
    <w:rsid w:val="072D67B9"/>
    <w:rsid w:val="07499AF1"/>
    <w:rsid w:val="0777D9D3"/>
    <w:rsid w:val="07ACF988"/>
    <w:rsid w:val="07B3ECFD"/>
    <w:rsid w:val="07E789B9"/>
    <w:rsid w:val="08090CC0"/>
    <w:rsid w:val="080C02ED"/>
    <w:rsid w:val="08158455"/>
    <w:rsid w:val="0848EB31"/>
    <w:rsid w:val="086B2720"/>
    <w:rsid w:val="0899EB0A"/>
    <w:rsid w:val="08AC0CEE"/>
    <w:rsid w:val="08BCCCF2"/>
    <w:rsid w:val="08E38AD9"/>
    <w:rsid w:val="092AC954"/>
    <w:rsid w:val="0949E5FE"/>
    <w:rsid w:val="0951539D"/>
    <w:rsid w:val="095C8CE5"/>
    <w:rsid w:val="0984DA23"/>
    <w:rsid w:val="09A2C311"/>
    <w:rsid w:val="09A49411"/>
    <w:rsid w:val="09AF4E41"/>
    <w:rsid w:val="09D4DB16"/>
    <w:rsid w:val="0A07AA90"/>
    <w:rsid w:val="0A0FFCBD"/>
    <w:rsid w:val="0A39B063"/>
    <w:rsid w:val="0A50CF8F"/>
    <w:rsid w:val="0A67680B"/>
    <w:rsid w:val="0AECA6CB"/>
    <w:rsid w:val="0AF50390"/>
    <w:rsid w:val="0AFE9FCF"/>
    <w:rsid w:val="0B15316A"/>
    <w:rsid w:val="0B1794D5"/>
    <w:rsid w:val="0B32E841"/>
    <w:rsid w:val="0B37E06F"/>
    <w:rsid w:val="0B3FD529"/>
    <w:rsid w:val="0B448AFD"/>
    <w:rsid w:val="0B47220D"/>
    <w:rsid w:val="0B9B5B95"/>
    <w:rsid w:val="0BB3A6F2"/>
    <w:rsid w:val="0BC553BB"/>
    <w:rsid w:val="0BCA1F7F"/>
    <w:rsid w:val="0BEC7A2B"/>
    <w:rsid w:val="0C0C1112"/>
    <w:rsid w:val="0C1AF4A7"/>
    <w:rsid w:val="0C1C38DB"/>
    <w:rsid w:val="0C2B86D0"/>
    <w:rsid w:val="0C2E700C"/>
    <w:rsid w:val="0C50D530"/>
    <w:rsid w:val="0C51536F"/>
    <w:rsid w:val="0C7BB6F7"/>
    <w:rsid w:val="0C7C72D5"/>
    <w:rsid w:val="0C95FD10"/>
    <w:rsid w:val="0CAF8B7C"/>
    <w:rsid w:val="0CBDAFA1"/>
    <w:rsid w:val="0CCEEA78"/>
    <w:rsid w:val="0CEB665B"/>
    <w:rsid w:val="0CEDE21F"/>
    <w:rsid w:val="0D19F786"/>
    <w:rsid w:val="0D40D451"/>
    <w:rsid w:val="0D41DB08"/>
    <w:rsid w:val="0D4E727D"/>
    <w:rsid w:val="0D777F5A"/>
    <w:rsid w:val="0D8DB9F2"/>
    <w:rsid w:val="0DA7F177"/>
    <w:rsid w:val="0DAE4BEC"/>
    <w:rsid w:val="0DB285ED"/>
    <w:rsid w:val="0DC0F589"/>
    <w:rsid w:val="0DD0B4EB"/>
    <w:rsid w:val="0DE45364"/>
    <w:rsid w:val="0E02795B"/>
    <w:rsid w:val="0E0990D2"/>
    <w:rsid w:val="0E23F2EA"/>
    <w:rsid w:val="0E45A35C"/>
    <w:rsid w:val="0E4FE8C6"/>
    <w:rsid w:val="0EAF2686"/>
    <w:rsid w:val="0EC32246"/>
    <w:rsid w:val="0EE161FB"/>
    <w:rsid w:val="0EF4B3D5"/>
    <w:rsid w:val="0F1FE668"/>
    <w:rsid w:val="0F20EAAD"/>
    <w:rsid w:val="0F32732A"/>
    <w:rsid w:val="0F3721A2"/>
    <w:rsid w:val="0F6BF684"/>
    <w:rsid w:val="0F7B6E7F"/>
    <w:rsid w:val="0F8C8A9E"/>
    <w:rsid w:val="0FB81429"/>
    <w:rsid w:val="0FBEC1C0"/>
    <w:rsid w:val="0FD5B37B"/>
    <w:rsid w:val="0FDA10C7"/>
    <w:rsid w:val="10371E79"/>
    <w:rsid w:val="1046EEA2"/>
    <w:rsid w:val="10496E54"/>
    <w:rsid w:val="1055461B"/>
    <w:rsid w:val="10784DD5"/>
    <w:rsid w:val="1079A1A8"/>
    <w:rsid w:val="1089AA7E"/>
    <w:rsid w:val="10A784F6"/>
    <w:rsid w:val="113EECB5"/>
    <w:rsid w:val="1154606B"/>
    <w:rsid w:val="1165B6D9"/>
    <w:rsid w:val="117C9129"/>
    <w:rsid w:val="11883DBE"/>
    <w:rsid w:val="11D05F64"/>
    <w:rsid w:val="11F332C6"/>
    <w:rsid w:val="11FA4DAE"/>
    <w:rsid w:val="12017706"/>
    <w:rsid w:val="12024BE7"/>
    <w:rsid w:val="121483CB"/>
    <w:rsid w:val="12207AAC"/>
    <w:rsid w:val="123E66F3"/>
    <w:rsid w:val="12475BED"/>
    <w:rsid w:val="124EEC8C"/>
    <w:rsid w:val="12563815"/>
    <w:rsid w:val="1259ABA2"/>
    <w:rsid w:val="126E6F58"/>
    <w:rsid w:val="1289F097"/>
    <w:rsid w:val="12D68C8E"/>
    <w:rsid w:val="12D6B0FD"/>
    <w:rsid w:val="12D95ACA"/>
    <w:rsid w:val="12FD95C3"/>
    <w:rsid w:val="131913DE"/>
    <w:rsid w:val="133778F9"/>
    <w:rsid w:val="135FE203"/>
    <w:rsid w:val="136F2C74"/>
    <w:rsid w:val="13798732"/>
    <w:rsid w:val="13809629"/>
    <w:rsid w:val="13E6D2DF"/>
    <w:rsid w:val="13E6FF07"/>
    <w:rsid w:val="13E7F051"/>
    <w:rsid w:val="13EC19AB"/>
    <w:rsid w:val="1419786D"/>
    <w:rsid w:val="1425ED3E"/>
    <w:rsid w:val="145BCF39"/>
    <w:rsid w:val="148C6C34"/>
    <w:rsid w:val="14DEF8C1"/>
    <w:rsid w:val="14F2668A"/>
    <w:rsid w:val="15097A3A"/>
    <w:rsid w:val="1526B91F"/>
    <w:rsid w:val="1539C173"/>
    <w:rsid w:val="153CBB8A"/>
    <w:rsid w:val="154E8C89"/>
    <w:rsid w:val="154EFDD6"/>
    <w:rsid w:val="158B3B04"/>
    <w:rsid w:val="158F6B60"/>
    <w:rsid w:val="159A1CB3"/>
    <w:rsid w:val="15B5940D"/>
    <w:rsid w:val="15D61146"/>
    <w:rsid w:val="15DF6450"/>
    <w:rsid w:val="15E7B0FB"/>
    <w:rsid w:val="162CA27E"/>
    <w:rsid w:val="162FA753"/>
    <w:rsid w:val="165BDC8E"/>
    <w:rsid w:val="167101F5"/>
    <w:rsid w:val="16757335"/>
    <w:rsid w:val="1684B5CE"/>
    <w:rsid w:val="168DF295"/>
    <w:rsid w:val="16A548C5"/>
    <w:rsid w:val="16BB0ED8"/>
    <w:rsid w:val="16CD678E"/>
    <w:rsid w:val="16D4AB6D"/>
    <w:rsid w:val="16EEB8F8"/>
    <w:rsid w:val="16F89AF5"/>
    <w:rsid w:val="16F97006"/>
    <w:rsid w:val="16FBE029"/>
    <w:rsid w:val="1713C912"/>
    <w:rsid w:val="1715AACC"/>
    <w:rsid w:val="173943AF"/>
    <w:rsid w:val="173AE15A"/>
    <w:rsid w:val="175367CA"/>
    <w:rsid w:val="178A5089"/>
    <w:rsid w:val="17956C05"/>
    <w:rsid w:val="17AB2CA1"/>
    <w:rsid w:val="17EFAA26"/>
    <w:rsid w:val="181DE705"/>
    <w:rsid w:val="181E7740"/>
    <w:rsid w:val="18462875"/>
    <w:rsid w:val="1849F8EE"/>
    <w:rsid w:val="1872254C"/>
    <w:rsid w:val="1887AADA"/>
    <w:rsid w:val="188A8959"/>
    <w:rsid w:val="188F18D2"/>
    <w:rsid w:val="1890B1C8"/>
    <w:rsid w:val="18E3C194"/>
    <w:rsid w:val="18E93259"/>
    <w:rsid w:val="19063412"/>
    <w:rsid w:val="194DED6E"/>
    <w:rsid w:val="194E4211"/>
    <w:rsid w:val="19671416"/>
    <w:rsid w:val="196DD461"/>
    <w:rsid w:val="19D56D68"/>
    <w:rsid w:val="19DDF32F"/>
    <w:rsid w:val="19F8602B"/>
    <w:rsid w:val="1A15D0D0"/>
    <w:rsid w:val="1A1AB6AC"/>
    <w:rsid w:val="1A23068A"/>
    <w:rsid w:val="1A2659BA"/>
    <w:rsid w:val="1A393A92"/>
    <w:rsid w:val="1A3E0978"/>
    <w:rsid w:val="1A4F2726"/>
    <w:rsid w:val="1A83982A"/>
    <w:rsid w:val="1B561303"/>
    <w:rsid w:val="1B5FD23C"/>
    <w:rsid w:val="1B75962D"/>
    <w:rsid w:val="1B87C8AA"/>
    <w:rsid w:val="1BAFDBC4"/>
    <w:rsid w:val="1BC90D4D"/>
    <w:rsid w:val="1BE2C997"/>
    <w:rsid w:val="1BFC4F04"/>
    <w:rsid w:val="1C099A00"/>
    <w:rsid w:val="1C09DC34"/>
    <w:rsid w:val="1C1047A8"/>
    <w:rsid w:val="1C2B2824"/>
    <w:rsid w:val="1C9652BF"/>
    <w:rsid w:val="1CA930BF"/>
    <w:rsid w:val="1CAF00B2"/>
    <w:rsid w:val="1CD31BF2"/>
    <w:rsid w:val="1CEA4E64"/>
    <w:rsid w:val="1CEDF7E7"/>
    <w:rsid w:val="1D052352"/>
    <w:rsid w:val="1D12D7F2"/>
    <w:rsid w:val="1D175E01"/>
    <w:rsid w:val="1D2DE5A9"/>
    <w:rsid w:val="1D5CC52A"/>
    <w:rsid w:val="1D601E2E"/>
    <w:rsid w:val="1D8207F7"/>
    <w:rsid w:val="1D8E1AF9"/>
    <w:rsid w:val="1DA79F67"/>
    <w:rsid w:val="1DEC6299"/>
    <w:rsid w:val="1DF50D04"/>
    <w:rsid w:val="1DFECD4C"/>
    <w:rsid w:val="1E299FBD"/>
    <w:rsid w:val="1E37719F"/>
    <w:rsid w:val="1E5EBD98"/>
    <w:rsid w:val="1E6B1BD8"/>
    <w:rsid w:val="1E84719B"/>
    <w:rsid w:val="1E8FCEEC"/>
    <w:rsid w:val="1E99EC5B"/>
    <w:rsid w:val="1EA7FEBE"/>
    <w:rsid w:val="1EBAB646"/>
    <w:rsid w:val="1ED5D714"/>
    <w:rsid w:val="1EDAC9A3"/>
    <w:rsid w:val="1EE13396"/>
    <w:rsid w:val="1F0127BD"/>
    <w:rsid w:val="1F0E5DD6"/>
    <w:rsid w:val="1FB77E7A"/>
    <w:rsid w:val="1FC09F4F"/>
    <w:rsid w:val="203A5CE0"/>
    <w:rsid w:val="206D4BB8"/>
    <w:rsid w:val="20C30205"/>
    <w:rsid w:val="20C6BC49"/>
    <w:rsid w:val="20E60EC3"/>
    <w:rsid w:val="20F665EE"/>
    <w:rsid w:val="2110AFE6"/>
    <w:rsid w:val="21446683"/>
    <w:rsid w:val="214594DE"/>
    <w:rsid w:val="21482029"/>
    <w:rsid w:val="215657EB"/>
    <w:rsid w:val="216095D7"/>
    <w:rsid w:val="21675BAB"/>
    <w:rsid w:val="219B0F26"/>
    <w:rsid w:val="219D8A07"/>
    <w:rsid w:val="21C68343"/>
    <w:rsid w:val="21D4103A"/>
    <w:rsid w:val="21E44E68"/>
    <w:rsid w:val="2225679B"/>
    <w:rsid w:val="22316B9F"/>
    <w:rsid w:val="223EFABD"/>
    <w:rsid w:val="224FD030"/>
    <w:rsid w:val="2257F8CC"/>
    <w:rsid w:val="225EB14A"/>
    <w:rsid w:val="2277E95C"/>
    <w:rsid w:val="2293B173"/>
    <w:rsid w:val="22A9970B"/>
    <w:rsid w:val="233EAECD"/>
    <w:rsid w:val="2349D385"/>
    <w:rsid w:val="234DD5CF"/>
    <w:rsid w:val="235E835C"/>
    <w:rsid w:val="237ED4CC"/>
    <w:rsid w:val="2380689E"/>
    <w:rsid w:val="239153C3"/>
    <w:rsid w:val="23971A64"/>
    <w:rsid w:val="239E1C4D"/>
    <w:rsid w:val="23A03EC9"/>
    <w:rsid w:val="23ADB931"/>
    <w:rsid w:val="240546D9"/>
    <w:rsid w:val="24450D5D"/>
    <w:rsid w:val="2486963D"/>
    <w:rsid w:val="248EB370"/>
    <w:rsid w:val="24AE7238"/>
    <w:rsid w:val="24E35CB7"/>
    <w:rsid w:val="24EF388B"/>
    <w:rsid w:val="25129BE7"/>
    <w:rsid w:val="2536B545"/>
    <w:rsid w:val="25399CFF"/>
    <w:rsid w:val="25539C48"/>
    <w:rsid w:val="2586C0E8"/>
    <w:rsid w:val="259B11EE"/>
    <w:rsid w:val="259C0AC8"/>
    <w:rsid w:val="25C7DED2"/>
    <w:rsid w:val="25DD13AC"/>
    <w:rsid w:val="25DF7165"/>
    <w:rsid w:val="260AE559"/>
    <w:rsid w:val="261C1627"/>
    <w:rsid w:val="263393B3"/>
    <w:rsid w:val="26357155"/>
    <w:rsid w:val="264AFF19"/>
    <w:rsid w:val="26747F12"/>
    <w:rsid w:val="2682D39A"/>
    <w:rsid w:val="268A7475"/>
    <w:rsid w:val="26983243"/>
    <w:rsid w:val="26B6C330"/>
    <w:rsid w:val="2700B7B6"/>
    <w:rsid w:val="271C7D00"/>
    <w:rsid w:val="272DD134"/>
    <w:rsid w:val="277042AA"/>
    <w:rsid w:val="27A8FB9B"/>
    <w:rsid w:val="27D44848"/>
    <w:rsid w:val="27DC38C9"/>
    <w:rsid w:val="27E5ED66"/>
    <w:rsid w:val="27E721E5"/>
    <w:rsid w:val="27E945BB"/>
    <w:rsid w:val="27FB18DD"/>
    <w:rsid w:val="281E729D"/>
    <w:rsid w:val="28237886"/>
    <w:rsid w:val="28379DC7"/>
    <w:rsid w:val="283EEAA1"/>
    <w:rsid w:val="284192B3"/>
    <w:rsid w:val="286BBBDC"/>
    <w:rsid w:val="28BFDE50"/>
    <w:rsid w:val="28ED0164"/>
    <w:rsid w:val="292654C0"/>
    <w:rsid w:val="2945816E"/>
    <w:rsid w:val="29500EE6"/>
    <w:rsid w:val="296359DB"/>
    <w:rsid w:val="29ADE2EA"/>
    <w:rsid w:val="29FA2C6A"/>
    <w:rsid w:val="2A0F9AFB"/>
    <w:rsid w:val="2A30CAF6"/>
    <w:rsid w:val="2A39B49B"/>
    <w:rsid w:val="2A3E3F34"/>
    <w:rsid w:val="2A48C463"/>
    <w:rsid w:val="2A51E5D3"/>
    <w:rsid w:val="2A588DF8"/>
    <w:rsid w:val="2A5B9025"/>
    <w:rsid w:val="2A83246E"/>
    <w:rsid w:val="2A8E5DB6"/>
    <w:rsid w:val="2B04CF2F"/>
    <w:rsid w:val="2B147999"/>
    <w:rsid w:val="2B28BCC3"/>
    <w:rsid w:val="2B304077"/>
    <w:rsid w:val="2B3E2A69"/>
    <w:rsid w:val="2B47F035"/>
    <w:rsid w:val="2B784638"/>
    <w:rsid w:val="2B8A61A8"/>
    <w:rsid w:val="2B93F32A"/>
    <w:rsid w:val="2B96468C"/>
    <w:rsid w:val="2BBCE97F"/>
    <w:rsid w:val="2BC5781A"/>
    <w:rsid w:val="2BD25C23"/>
    <w:rsid w:val="2BF70863"/>
    <w:rsid w:val="2BFCB003"/>
    <w:rsid w:val="2C18FE93"/>
    <w:rsid w:val="2C1C88F8"/>
    <w:rsid w:val="2C417001"/>
    <w:rsid w:val="2C58F5FA"/>
    <w:rsid w:val="2C5CB282"/>
    <w:rsid w:val="2C714ACA"/>
    <w:rsid w:val="2C76D4AB"/>
    <w:rsid w:val="2C7C2E7A"/>
    <w:rsid w:val="2CA735ED"/>
    <w:rsid w:val="2CD7F215"/>
    <w:rsid w:val="2CEBC834"/>
    <w:rsid w:val="2D068429"/>
    <w:rsid w:val="2D1503D6"/>
    <w:rsid w:val="2D4DD65C"/>
    <w:rsid w:val="2D5302FC"/>
    <w:rsid w:val="2D6DB889"/>
    <w:rsid w:val="2D8C8704"/>
    <w:rsid w:val="2D9EC1CA"/>
    <w:rsid w:val="2DA709B3"/>
    <w:rsid w:val="2DBFD3CB"/>
    <w:rsid w:val="2DC61159"/>
    <w:rsid w:val="2DDBB81D"/>
    <w:rsid w:val="2DDEC819"/>
    <w:rsid w:val="2DF6BF1D"/>
    <w:rsid w:val="2E13129C"/>
    <w:rsid w:val="2E176A8D"/>
    <w:rsid w:val="2E2C0B2C"/>
    <w:rsid w:val="2E4236AC"/>
    <w:rsid w:val="2E844B39"/>
    <w:rsid w:val="2E8AAEC5"/>
    <w:rsid w:val="2EAE6462"/>
    <w:rsid w:val="2EB68E56"/>
    <w:rsid w:val="2EC4E696"/>
    <w:rsid w:val="2ED980E0"/>
    <w:rsid w:val="2EFA8926"/>
    <w:rsid w:val="2F01100B"/>
    <w:rsid w:val="2F7AC497"/>
    <w:rsid w:val="2FDFAF00"/>
    <w:rsid w:val="2FE0927F"/>
    <w:rsid w:val="2FFA191C"/>
    <w:rsid w:val="2FFA88D3"/>
    <w:rsid w:val="30080A43"/>
    <w:rsid w:val="30085F0E"/>
    <w:rsid w:val="301740BD"/>
    <w:rsid w:val="301F0841"/>
    <w:rsid w:val="3071EE92"/>
    <w:rsid w:val="30786135"/>
    <w:rsid w:val="309914A8"/>
    <w:rsid w:val="30B1C7D8"/>
    <w:rsid w:val="30CEF7A2"/>
    <w:rsid w:val="30E6F8E8"/>
    <w:rsid w:val="30EFE54C"/>
    <w:rsid w:val="31002404"/>
    <w:rsid w:val="3164D6B8"/>
    <w:rsid w:val="31652D55"/>
    <w:rsid w:val="31702037"/>
    <w:rsid w:val="31E3944B"/>
    <w:rsid w:val="3216D3F2"/>
    <w:rsid w:val="3272DDCA"/>
    <w:rsid w:val="328214A5"/>
    <w:rsid w:val="32979B47"/>
    <w:rsid w:val="32A60A6D"/>
    <w:rsid w:val="32BEE056"/>
    <w:rsid w:val="3310A74B"/>
    <w:rsid w:val="33378C59"/>
    <w:rsid w:val="33531DB4"/>
    <w:rsid w:val="335BCB84"/>
    <w:rsid w:val="33638324"/>
    <w:rsid w:val="336DA651"/>
    <w:rsid w:val="337496BD"/>
    <w:rsid w:val="33ED75F9"/>
    <w:rsid w:val="33FBC53E"/>
    <w:rsid w:val="344F60B6"/>
    <w:rsid w:val="3470680D"/>
    <w:rsid w:val="34911D1C"/>
    <w:rsid w:val="3496B748"/>
    <w:rsid w:val="34B0D2F8"/>
    <w:rsid w:val="34B93D70"/>
    <w:rsid w:val="34C0FF37"/>
    <w:rsid w:val="34E40114"/>
    <w:rsid w:val="350976B2"/>
    <w:rsid w:val="3511B0F3"/>
    <w:rsid w:val="354B24B9"/>
    <w:rsid w:val="359AB9A3"/>
    <w:rsid w:val="35A17B27"/>
    <w:rsid w:val="35BBCE8B"/>
    <w:rsid w:val="35D613DE"/>
    <w:rsid w:val="35F4E923"/>
    <w:rsid w:val="36114221"/>
    <w:rsid w:val="364C2DB7"/>
    <w:rsid w:val="36608A4A"/>
    <w:rsid w:val="366FDBCD"/>
    <w:rsid w:val="3679D1D0"/>
    <w:rsid w:val="36860ED2"/>
    <w:rsid w:val="36D926B8"/>
    <w:rsid w:val="37015386"/>
    <w:rsid w:val="3722820E"/>
    <w:rsid w:val="37469D5F"/>
    <w:rsid w:val="37536AA0"/>
    <w:rsid w:val="37645A39"/>
    <w:rsid w:val="376689A5"/>
    <w:rsid w:val="37A5380D"/>
    <w:rsid w:val="37C9BB99"/>
    <w:rsid w:val="380E00D3"/>
    <w:rsid w:val="383D1B65"/>
    <w:rsid w:val="386204A9"/>
    <w:rsid w:val="38D33ABE"/>
    <w:rsid w:val="38E91F8E"/>
    <w:rsid w:val="38F6BFE1"/>
    <w:rsid w:val="39063AB8"/>
    <w:rsid w:val="3918DE84"/>
    <w:rsid w:val="392D8459"/>
    <w:rsid w:val="3937D9E2"/>
    <w:rsid w:val="396CA76A"/>
    <w:rsid w:val="39808EF1"/>
    <w:rsid w:val="39849E65"/>
    <w:rsid w:val="398703EF"/>
    <w:rsid w:val="398EDB62"/>
    <w:rsid w:val="39916B83"/>
    <w:rsid w:val="39A9E7DD"/>
    <w:rsid w:val="39BE8475"/>
    <w:rsid w:val="39D2CA0A"/>
    <w:rsid w:val="39DEF059"/>
    <w:rsid w:val="39FA515D"/>
    <w:rsid w:val="3A08ABCF"/>
    <w:rsid w:val="3A0DC39D"/>
    <w:rsid w:val="3A1D4519"/>
    <w:rsid w:val="3A2102AF"/>
    <w:rsid w:val="3A356C55"/>
    <w:rsid w:val="3A3D9070"/>
    <w:rsid w:val="3A58AA1E"/>
    <w:rsid w:val="3A627402"/>
    <w:rsid w:val="3A7AD445"/>
    <w:rsid w:val="3A8F3479"/>
    <w:rsid w:val="3A905B71"/>
    <w:rsid w:val="3A94136E"/>
    <w:rsid w:val="3AB560F9"/>
    <w:rsid w:val="3ADED079"/>
    <w:rsid w:val="3AF6CE1D"/>
    <w:rsid w:val="3B00A7C5"/>
    <w:rsid w:val="3B045664"/>
    <w:rsid w:val="3B2B1886"/>
    <w:rsid w:val="3B35AEED"/>
    <w:rsid w:val="3B57A57D"/>
    <w:rsid w:val="3B8BE569"/>
    <w:rsid w:val="3B961FE8"/>
    <w:rsid w:val="3B9C9357"/>
    <w:rsid w:val="3BA33799"/>
    <w:rsid w:val="3BB39690"/>
    <w:rsid w:val="3BFE0CA9"/>
    <w:rsid w:val="3C3B5556"/>
    <w:rsid w:val="3C5352CC"/>
    <w:rsid w:val="3C78265A"/>
    <w:rsid w:val="3C987B91"/>
    <w:rsid w:val="3CD68214"/>
    <w:rsid w:val="3CF71A03"/>
    <w:rsid w:val="3D0EB69F"/>
    <w:rsid w:val="3D1974C3"/>
    <w:rsid w:val="3D2E20B9"/>
    <w:rsid w:val="3D50FC61"/>
    <w:rsid w:val="3D5C9A48"/>
    <w:rsid w:val="3D69D895"/>
    <w:rsid w:val="3D78C275"/>
    <w:rsid w:val="3DE163AF"/>
    <w:rsid w:val="3E03BB3F"/>
    <w:rsid w:val="3E0DE5E8"/>
    <w:rsid w:val="3E1A9ECA"/>
    <w:rsid w:val="3E25347F"/>
    <w:rsid w:val="3E2789F7"/>
    <w:rsid w:val="3E4045D4"/>
    <w:rsid w:val="3E412613"/>
    <w:rsid w:val="3E6CD170"/>
    <w:rsid w:val="3EC52A3C"/>
    <w:rsid w:val="3ED33DE5"/>
    <w:rsid w:val="3EDBE1BE"/>
    <w:rsid w:val="3F256E30"/>
    <w:rsid w:val="3F38E515"/>
    <w:rsid w:val="3F625231"/>
    <w:rsid w:val="3F6EB0A5"/>
    <w:rsid w:val="3FAFBCDC"/>
    <w:rsid w:val="3FBEA413"/>
    <w:rsid w:val="3FF121A4"/>
    <w:rsid w:val="40039A1F"/>
    <w:rsid w:val="400C1999"/>
    <w:rsid w:val="40190C49"/>
    <w:rsid w:val="401BFD14"/>
    <w:rsid w:val="4044E17E"/>
    <w:rsid w:val="405A0A31"/>
    <w:rsid w:val="40716C26"/>
    <w:rsid w:val="407D1785"/>
    <w:rsid w:val="407E16A0"/>
    <w:rsid w:val="4092EA95"/>
    <w:rsid w:val="40D4B576"/>
    <w:rsid w:val="40FBFDC0"/>
    <w:rsid w:val="412A9D7A"/>
    <w:rsid w:val="4141644E"/>
    <w:rsid w:val="416073B3"/>
    <w:rsid w:val="4160EBD3"/>
    <w:rsid w:val="4161DC77"/>
    <w:rsid w:val="418B309C"/>
    <w:rsid w:val="419FD65E"/>
    <w:rsid w:val="41A5C457"/>
    <w:rsid w:val="41C4A44E"/>
    <w:rsid w:val="4225EFC1"/>
    <w:rsid w:val="4250D443"/>
    <w:rsid w:val="426B7E75"/>
    <w:rsid w:val="4282BD74"/>
    <w:rsid w:val="428FB089"/>
    <w:rsid w:val="42C3196D"/>
    <w:rsid w:val="42C66DDB"/>
    <w:rsid w:val="42E947BD"/>
    <w:rsid w:val="42EB7BFA"/>
    <w:rsid w:val="43191675"/>
    <w:rsid w:val="4329FDEA"/>
    <w:rsid w:val="43435891"/>
    <w:rsid w:val="43546F5E"/>
    <w:rsid w:val="4356BB9A"/>
    <w:rsid w:val="435B2D4F"/>
    <w:rsid w:val="436FEED0"/>
    <w:rsid w:val="43744A99"/>
    <w:rsid w:val="43A0346E"/>
    <w:rsid w:val="43B2FDCA"/>
    <w:rsid w:val="43BD0A46"/>
    <w:rsid w:val="43CCF16E"/>
    <w:rsid w:val="43D26D96"/>
    <w:rsid w:val="43D4BFE3"/>
    <w:rsid w:val="43D961C5"/>
    <w:rsid w:val="43E56DDB"/>
    <w:rsid w:val="44623E3C"/>
    <w:rsid w:val="44CAB87D"/>
    <w:rsid w:val="44D5E94E"/>
    <w:rsid w:val="44FA00C5"/>
    <w:rsid w:val="4502A098"/>
    <w:rsid w:val="450D46F4"/>
    <w:rsid w:val="451FD3AF"/>
    <w:rsid w:val="452999B5"/>
    <w:rsid w:val="452B9955"/>
    <w:rsid w:val="456B792F"/>
    <w:rsid w:val="45C73EB8"/>
    <w:rsid w:val="45EA95C5"/>
    <w:rsid w:val="46121112"/>
    <w:rsid w:val="462D48B3"/>
    <w:rsid w:val="463637C4"/>
    <w:rsid w:val="46547422"/>
    <w:rsid w:val="466A8570"/>
    <w:rsid w:val="4676A5C4"/>
    <w:rsid w:val="467FF410"/>
    <w:rsid w:val="469C4E33"/>
    <w:rsid w:val="46A9BA60"/>
    <w:rsid w:val="46AE8A55"/>
    <w:rsid w:val="46AF466B"/>
    <w:rsid w:val="46B703C0"/>
    <w:rsid w:val="46EB8926"/>
    <w:rsid w:val="46ED3655"/>
    <w:rsid w:val="472E518F"/>
    <w:rsid w:val="473A4C7F"/>
    <w:rsid w:val="47589668"/>
    <w:rsid w:val="47853990"/>
    <w:rsid w:val="47DDC05F"/>
    <w:rsid w:val="4837B9ED"/>
    <w:rsid w:val="485858BE"/>
    <w:rsid w:val="48693F63"/>
    <w:rsid w:val="48A081E4"/>
    <w:rsid w:val="48B1CDBA"/>
    <w:rsid w:val="491C6434"/>
    <w:rsid w:val="491E3DA3"/>
    <w:rsid w:val="49203224"/>
    <w:rsid w:val="4931DEC7"/>
    <w:rsid w:val="493DAD6F"/>
    <w:rsid w:val="494874DD"/>
    <w:rsid w:val="49980784"/>
    <w:rsid w:val="49A0EFDB"/>
    <w:rsid w:val="49CC94E1"/>
    <w:rsid w:val="49E2E704"/>
    <w:rsid w:val="4A048465"/>
    <w:rsid w:val="4A153261"/>
    <w:rsid w:val="4A19E260"/>
    <w:rsid w:val="4A1C4CE5"/>
    <w:rsid w:val="4A30CE92"/>
    <w:rsid w:val="4A32A4BE"/>
    <w:rsid w:val="4A3C7106"/>
    <w:rsid w:val="4A9C3405"/>
    <w:rsid w:val="4AAC6E6B"/>
    <w:rsid w:val="4AAD1EBB"/>
    <w:rsid w:val="4AC69CE3"/>
    <w:rsid w:val="4AD17FC0"/>
    <w:rsid w:val="4AE42DDD"/>
    <w:rsid w:val="4AE6535E"/>
    <w:rsid w:val="4AF8086E"/>
    <w:rsid w:val="4B09C126"/>
    <w:rsid w:val="4B141FBC"/>
    <w:rsid w:val="4B2E4FCC"/>
    <w:rsid w:val="4B46E9C1"/>
    <w:rsid w:val="4B69DF2C"/>
    <w:rsid w:val="4B6B6AF2"/>
    <w:rsid w:val="4B8ADFF1"/>
    <w:rsid w:val="4B8BF59F"/>
    <w:rsid w:val="4C109A06"/>
    <w:rsid w:val="4C183EE9"/>
    <w:rsid w:val="4C31AF91"/>
    <w:rsid w:val="4C3DA19D"/>
    <w:rsid w:val="4C4336AF"/>
    <w:rsid w:val="4C44659F"/>
    <w:rsid w:val="4C4A51E2"/>
    <w:rsid w:val="4C9BBCCE"/>
    <w:rsid w:val="4CD37D81"/>
    <w:rsid w:val="4CDDF946"/>
    <w:rsid w:val="4CEF693B"/>
    <w:rsid w:val="4D02B264"/>
    <w:rsid w:val="4D04A71D"/>
    <w:rsid w:val="4D0EEACE"/>
    <w:rsid w:val="4D127940"/>
    <w:rsid w:val="4D2236CC"/>
    <w:rsid w:val="4D41A8E4"/>
    <w:rsid w:val="4D43C01D"/>
    <w:rsid w:val="4D7435DC"/>
    <w:rsid w:val="4DA3FBDA"/>
    <w:rsid w:val="4DB39D25"/>
    <w:rsid w:val="4DDF1E4A"/>
    <w:rsid w:val="4DEBEEF3"/>
    <w:rsid w:val="4DF2CC31"/>
    <w:rsid w:val="4E14C87F"/>
    <w:rsid w:val="4E26CBA4"/>
    <w:rsid w:val="4E2C43A9"/>
    <w:rsid w:val="4E334098"/>
    <w:rsid w:val="4E85E11D"/>
    <w:rsid w:val="4E8BA805"/>
    <w:rsid w:val="4E8C4D3F"/>
    <w:rsid w:val="4E8DB77D"/>
    <w:rsid w:val="4E99099A"/>
    <w:rsid w:val="4EAB8D4D"/>
    <w:rsid w:val="4ED6C698"/>
    <w:rsid w:val="4EE78B43"/>
    <w:rsid w:val="4F2FF98F"/>
    <w:rsid w:val="4F50B25B"/>
    <w:rsid w:val="4F998F74"/>
    <w:rsid w:val="4FCDB41F"/>
    <w:rsid w:val="4FE7DC92"/>
    <w:rsid w:val="500B2851"/>
    <w:rsid w:val="50128F58"/>
    <w:rsid w:val="501CED8F"/>
    <w:rsid w:val="50230380"/>
    <w:rsid w:val="50257871"/>
    <w:rsid w:val="50312D75"/>
    <w:rsid w:val="50347AC0"/>
    <w:rsid w:val="504173C6"/>
    <w:rsid w:val="5047C58D"/>
    <w:rsid w:val="5066853B"/>
    <w:rsid w:val="5066EC9F"/>
    <w:rsid w:val="50AB238F"/>
    <w:rsid w:val="50C23C74"/>
    <w:rsid w:val="50D36CB3"/>
    <w:rsid w:val="50D6951D"/>
    <w:rsid w:val="50DF4CB9"/>
    <w:rsid w:val="50E170AC"/>
    <w:rsid w:val="51103DDF"/>
    <w:rsid w:val="5125EF68"/>
    <w:rsid w:val="512DA09A"/>
    <w:rsid w:val="515A0B2A"/>
    <w:rsid w:val="5162BB19"/>
    <w:rsid w:val="5169C4E5"/>
    <w:rsid w:val="516DC045"/>
    <w:rsid w:val="51735663"/>
    <w:rsid w:val="51CA07BA"/>
    <w:rsid w:val="51E36C76"/>
    <w:rsid w:val="51E6692D"/>
    <w:rsid w:val="51F036EC"/>
    <w:rsid w:val="522E9E4E"/>
    <w:rsid w:val="523222AC"/>
    <w:rsid w:val="5245C586"/>
    <w:rsid w:val="529AD8D5"/>
    <w:rsid w:val="52A0DBD7"/>
    <w:rsid w:val="52ABB995"/>
    <w:rsid w:val="52B9B97E"/>
    <w:rsid w:val="52D2A4E8"/>
    <w:rsid w:val="52D39BB9"/>
    <w:rsid w:val="52DBDC6F"/>
    <w:rsid w:val="52EF342F"/>
    <w:rsid w:val="52F01801"/>
    <w:rsid w:val="53097442"/>
    <w:rsid w:val="530AB671"/>
    <w:rsid w:val="530B0964"/>
    <w:rsid w:val="531B2D91"/>
    <w:rsid w:val="53850E2E"/>
    <w:rsid w:val="53EEE10A"/>
    <w:rsid w:val="53EF81CC"/>
    <w:rsid w:val="53F90855"/>
    <w:rsid w:val="540F1A91"/>
    <w:rsid w:val="54133BB6"/>
    <w:rsid w:val="543E535E"/>
    <w:rsid w:val="547D632A"/>
    <w:rsid w:val="54884D9C"/>
    <w:rsid w:val="549F661A"/>
    <w:rsid w:val="54AA5D11"/>
    <w:rsid w:val="54B06FB7"/>
    <w:rsid w:val="54F4B921"/>
    <w:rsid w:val="551287CB"/>
    <w:rsid w:val="552B410A"/>
    <w:rsid w:val="553BA194"/>
    <w:rsid w:val="55543279"/>
    <w:rsid w:val="555A80D5"/>
    <w:rsid w:val="55606F46"/>
    <w:rsid w:val="557EEA77"/>
    <w:rsid w:val="559101B4"/>
    <w:rsid w:val="55986621"/>
    <w:rsid w:val="55B91510"/>
    <w:rsid w:val="55E01389"/>
    <w:rsid w:val="5616E91F"/>
    <w:rsid w:val="5622E7A9"/>
    <w:rsid w:val="5660712A"/>
    <w:rsid w:val="5669B1D0"/>
    <w:rsid w:val="567ADBA8"/>
    <w:rsid w:val="56818304"/>
    <w:rsid w:val="56A5B1EE"/>
    <w:rsid w:val="56C5ECF5"/>
    <w:rsid w:val="56E34EAF"/>
    <w:rsid w:val="56E4CC54"/>
    <w:rsid w:val="56ED67A3"/>
    <w:rsid w:val="570838B5"/>
    <w:rsid w:val="5712614E"/>
    <w:rsid w:val="571E030A"/>
    <w:rsid w:val="5724629F"/>
    <w:rsid w:val="572C230B"/>
    <w:rsid w:val="574E690C"/>
    <w:rsid w:val="578D55A3"/>
    <w:rsid w:val="579CE9CE"/>
    <w:rsid w:val="57A538D1"/>
    <w:rsid w:val="57C38B32"/>
    <w:rsid w:val="57DB08A0"/>
    <w:rsid w:val="57F99B8D"/>
    <w:rsid w:val="5801DB58"/>
    <w:rsid w:val="5810A7DF"/>
    <w:rsid w:val="584911F3"/>
    <w:rsid w:val="584A9F03"/>
    <w:rsid w:val="58625EE8"/>
    <w:rsid w:val="58643106"/>
    <w:rsid w:val="58B54A60"/>
    <w:rsid w:val="58D7E67A"/>
    <w:rsid w:val="58E2C295"/>
    <w:rsid w:val="58F2CFE5"/>
    <w:rsid w:val="58F7DDF7"/>
    <w:rsid w:val="58FA4BDB"/>
    <w:rsid w:val="5909D784"/>
    <w:rsid w:val="593BDE33"/>
    <w:rsid w:val="5943256A"/>
    <w:rsid w:val="5969E2B2"/>
    <w:rsid w:val="598268B9"/>
    <w:rsid w:val="59DBFA08"/>
    <w:rsid w:val="59F74D5A"/>
    <w:rsid w:val="5A09513B"/>
    <w:rsid w:val="5A2FC00F"/>
    <w:rsid w:val="5A6067E6"/>
    <w:rsid w:val="5A6089B8"/>
    <w:rsid w:val="5A61FFBE"/>
    <w:rsid w:val="5A86E986"/>
    <w:rsid w:val="5A8D3D65"/>
    <w:rsid w:val="5AA03B33"/>
    <w:rsid w:val="5ABB2CFB"/>
    <w:rsid w:val="5ADAE7DC"/>
    <w:rsid w:val="5B0D3019"/>
    <w:rsid w:val="5B31D460"/>
    <w:rsid w:val="5B646DC8"/>
    <w:rsid w:val="5B6D078A"/>
    <w:rsid w:val="5B7E1867"/>
    <w:rsid w:val="5B8F8158"/>
    <w:rsid w:val="5B9C2143"/>
    <w:rsid w:val="5BA7016D"/>
    <w:rsid w:val="5BA7992B"/>
    <w:rsid w:val="5BAC830D"/>
    <w:rsid w:val="5BD5039E"/>
    <w:rsid w:val="5BDD813F"/>
    <w:rsid w:val="5BEEF158"/>
    <w:rsid w:val="5C151CD4"/>
    <w:rsid w:val="5C27FC41"/>
    <w:rsid w:val="5C31721E"/>
    <w:rsid w:val="5C3C0B94"/>
    <w:rsid w:val="5C42E49F"/>
    <w:rsid w:val="5C633EE8"/>
    <w:rsid w:val="5C6506A5"/>
    <w:rsid w:val="5C72E77D"/>
    <w:rsid w:val="5C8B6171"/>
    <w:rsid w:val="5C96A561"/>
    <w:rsid w:val="5CA022EE"/>
    <w:rsid w:val="5CA46787"/>
    <w:rsid w:val="5CB84F2C"/>
    <w:rsid w:val="5CB97203"/>
    <w:rsid w:val="5CE28C1F"/>
    <w:rsid w:val="5CF1F378"/>
    <w:rsid w:val="5D0EF44D"/>
    <w:rsid w:val="5D1EC7DC"/>
    <w:rsid w:val="5D3B9FC0"/>
    <w:rsid w:val="5D5AFF3F"/>
    <w:rsid w:val="5D6153B4"/>
    <w:rsid w:val="5D6B3264"/>
    <w:rsid w:val="5D70D3FF"/>
    <w:rsid w:val="5DB03B31"/>
    <w:rsid w:val="5DCE62C0"/>
    <w:rsid w:val="5DD662D3"/>
    <w:rsid w:val="5DF37BAC"/>
    <w:rsid w:val="5DF7087C"/>
    <w:rsid w:val="5DF753A8"/>
    <w:rsid w:val="5DF793D8"/>
    <w:rsid w:val="5E0BCB2F"/>
    <w:rsid w:val="5E28D771"/>
    <w:rsid w:val="5E93B0B8"/>
    <w:rsid w:val="5EA2E9C0"/>
    <w:rsid w:val="5EAF79D9"/>
    <w:rsid w:val="5EC45582"/>
    <w:rsid w:val="5EE86D8F"/>
    <w:rsid w:val="5EFF20D2"/>
    <w:rsid w:val="5F0ABDB2"/>
    <w:rsid w:val="5F14EF30"/>
    <w:rsid w:val="5F29CA20"/>
    <w:rsid w:val="5FA65F12"/>
    <w:rsid w:val="5FACBA64"/>
    <w:rsid w:val="5FF63A9D"/>
    <w:rsid w:val="5FF8A541"/>
    <w:rsid w:val="5FFE4106"/>
    <w:rsid w:val="603AEAF1"/>
    <w:rsid w:val="604449C7"/>
    <w:rsid w:val="604D542F"/>
    <w:rsid w:val="60640DED"/>
    <w:rsid w:val="60A02A37"/>
    <w:rsid w:val="60C0CAC8"/>
    <w:rsid w:val="60F23237"/>
    <w:rsid w:val="60FC751A"/>
    <w:rsid w:val="615A9367"/>
    <w:rsid w:val="615C3F58"/>
    <w:rsid w:val="61771EB0"/>
    <w:rsid w:val="61855B42"/>
    <w:rsid w:val="61D598BB"/>
    <w:rsid w:val="620BA3D9"/>
    <w:rsid w:val="6238150B"/>
    <w:rsid w:val="62398FBD"/>
    <w:rsid w:val="624DF547"/>
    <w:rsid w:val="626680D1"/>
    <w:rsid w:val="6268768C"/>
    <w:rsid w:val="627D7D93"/>
    <w:rsid w:val="62811558"/>
    <w:rsid w:val="6285A3F5"/>
    <w:rsid w:val="62A0BCE6"/>
    <w:rsid w:val="62A31BC7"/>
    <w:rsid w:val="62C2FCD6"/>
    <w:rsid w:val="62E32E89"/>
    <w:rsid w:val="62F31845"/>
    <w:rsid w:val="63006629"/>
    <w:rsid w:val="63051AAA"/>
    <w:rsid w:val="6327E8A4"/>
    <w:rsid w:val="6330A25C"/>
    <w:rsid w:val="6339C720"/>
    <w:rsid w:val="633D2C3D"/>
    <w:rsid w:val="634084BB"/>
    <w:rsid w:val="63453F80"/>
    <w:rsid w:val="634D68C4"/>
    <w:rsid w:val="6352B76D"/>
    <w:rsid w:val="63531358"/>
    <w:rsid w:val="63601A38"/>
    <w:rsid w:val="63614305"/>
    <w:rsid w:val="6379973A"/>
    <w:rsid w:val="638623E1"/>
    <w:rsid w:val="63ABF3FA"/>
    <w:rsid w:val="6460A64A"/>
    <w:rsid w:val="6469030F"/>
    <w:rsid w:val="646AA5D6"/>
    <w:rsid w:val="6485B417"/>
    <w:rsid w:val="648A16A0"/>
    <w:rsid w:val="648A82BF"/>
    <w:rsid w:val="64AB5B8B"/>
    <w:rsid w:val="64C239E6"/>
    <w:rsid w:val="64D13574"/>
    <w:rsid w:val="64F0923B"/>
    <w:rsid w:val="64FBA497"/>
    <w:rsid w:val="64FEAE9E"/>
    <w:rsid w:val="65002EF7"/>
    <w:rsid w:val="65217198"/>
    <w:rsid w:val="654E679B"/>
    <w:rsid w:val="6563A5DD"/>
    <w:rsid w:val="65716CB1"/>
    <w:rsid w:val="657578B6"/>
    <w:rsid w:val="6588F611"/>
    <w:rsid w:val="659EFAA2"/>
    <w:rsid w:val="65ABB5CA"/>
    <w:rsid w:val="65BC653F"/>
    <w:rsid w:val="65BEB75A"/>
    <w:rsid w:val="65EF34B9"/>
    <w:rsid w:val="661D1019"/>
    <w:rsid w:val="6666D1BB"/>
    <w:rsid w:val="668A35BB"/>
    <w:rsid w:val="66A80D75"/>
    <w:rsid w:val="66CA6446"/>
    <w:rsid w:val="66ED30EF"/>
    <w:rsid w:val="66EE15FD"/>
    <w:rsid w:val="66F841C3"/>
    <w:rsid w:val="671F699D"/>
    <w:rsid w:val="6728EABA"/>
    <w:rsid w:val="673AFCA1"/>
    <w:rsid w:val="675FE8E5"/>
    <w:rsid w:val="67709F63"/>
    <w:rsid w:val="67902486"/>
    <w:rsid w:val="67980DA7"/>
    <w:rsid w:val="67BA1214"/>
    <w:rsid w:val="67C13551"/>
    <w:rsid w:val="67FD103C"/>
    <w:rsid w:val="6803B6CD"/>
    <w:rsid w:val="6814E067"/>
    <w:rsid w:val="682CA895"/>
    <w:rsid w:val="6833F165"/>
    <w:rsid w:val="68563EBB"/>
    <w:rsid w:val="687807BB"/>
    <w:rsid w:val="68B6492D"/>
    <w:rsid w:val="68C7DC92"/>
    <w:rsid w:val="68DBFEF4"/>
    <w:rsid w:val="68E9142B"/>
    <w:rsid w:val="690D3778"/>
    <w:rsid w:val="6912901C"/>
    <w:rsid w:val="692435FD"/>
    <w:rsid w:val="692D777F"/>
    <w:rsid w:val="69623B49"/>
    <w:rsid w:val="69940F8C"/>
    <w:rsid w:val="69B1CF9C"/>
    <w:rsid w:val="69B9CB0C"/>
    <w:rsid w:val="69BD8BCE"/>
    <w:rsid w:val="69C1D67D"/>
    <w:rsid w:val="69D60626"/>
    <w:rsid w:val="69DCF692"/>
    <w:rsid w:val="6A196CA8"/>
    <w:rsid w:val="6A259536"/>
    <w:rsid w:val="6A672F7B"/>
    <w:rsid w:val="6A7B0A13"/>
    <w:rsid w:val="6A8D562D"/>
    <w:rsid w:val="6AAF0005"/>
    <w:rsid w:val="6AB6059B"/>
    <w:rsid w:val="6ABD6D8E"/>
    <w:rsid w:val="6AC1446A"/>
    <w:rsid w:val="6AC2BFC8"/>
    <w:rsid w:val="6AC321BD"/>
    <w:rsid w:val="6ADEE758"/>
    <w:rsid w:val="6AE0B568"/>
    <w:rsid w:val="6AE15EE3"/>
    <w:rsid w:val="6AE92B09"/>
    <w:rsid w:val="6B04C581"/>
    <w:rsid w:val="6B1D9CFF"/>
    <w:rsid w:val="6B2A71B4"/>
    <w:rsid w:val="6B4D2836"/>
    <w:rsid w:val="6B8F8E71"/>
    <w:rsid w:val="6BA34C2B"/>
    <w:rsid w:val="6BC1D1AE"/>
    <w:rsid w:val="6BCF0535"/>
    <w:rsid w:val="6BE7AB3E"/>
    <w:rsid w:val="6BEBCEBD"/>
    <w:rsid w:val="6BF20073"/>
    <w:rsid w:val="6BF297EB"/>
    <w:rsid w:val="6BF977CD"/>
    <w:rsid w:val="6C262132"/>
    <w:rsid w:val="6C3A98E4"/>
    <w:rsid w:val="6C4FCB1C"/>
    <w:rsid w:val="6C789BF4"/>
    <w:rsid w:val="6C801A99"/>
    <w:rsid w:val="6C94A0B6"/>
    <w:rsid w:val="6D3DCB98"/>
    <w:rsid w:val="6D3E5878"/>
    <w:rsid w:val="6D557896"/>
    <w:rsid w:val="6D8BAB31"/>
    <w:rsid w:val="6D8D7C31"/>
    <w:rsid w:val="6D8E870D"/>
    <w:rsid w:val="6DA18A29"/>
    <w:rsid w:val="6DA5F53C"/>
    <w:rsid w:val="6DD4D762"/>
    <w:rsid w:val="6DE13D5C"/>
    <w:rsid w:val="6DE2E4A9"/>
    <w:rsid w:val="6E3353F8"/>
    <w:rsid w:val="6E6C8042"/>
    <w:rsid w:val="6E77A219"/>
    <w:rsid w:val="6E88B704"/>
    <w:rsid w:val="6EC89A55"/>
    <w:rsid w:val="6EE09098"/>
    <w:rsid w:val="6EE66E87"/>
    <w:rsid w:val="6EEA4484"/>
    <w:rsid w:val="6F438ADB"/>
    <w:rsid w:val="6F4900B4"/>
    <w:rsid w:val="6F628866"/>
    <w:rsid w:val="6F86D466"/>
    <w:rsid w:val="6F91B308"/>
    <w:rsid w:val="6F954CB6"/>
    <w:rsid w:val="6F9D6C12"/>
    <w:rsid w:val="6FAD36A2"/>
    <w:rsid w:val="6FCC62CD"/>
    <w:rsid w:val="6FCE1836"/>
    <w:rsid w:val="6FE48378"/>
    <w:rsid w:val="6FE730FE"/>
    <w:rsid w:val="6FFE0198"/>
    <w:rsid w:val="7025E82B"/>
    <w:rsid w:val="703CE56A"/>
    <w:rsid w:val="704385ED"/>
    <w:rsid w:val="7088AB02"/>
    <w:rsid w:val="70CD2E59"/>
    <w:rsid w:val="70E3F6C8"/>
    <w:rsid w:val="7112CDE0"/>
    <w:rsid w:val="713E5592"/>
    <w:rsid w:val="7156B887"/>
    <w:rsid w:val="71740ABA"/>
    <w:rsid w:val="71C59A9A"/>
    <w:rsid w:val="721E7C13"/>
    <w:rsid w:val="72208DB3"/>
    <w:rsid w:val="7240E348"/>
    <w:rsid w:val="72464995"/>
    <w:rsid w:val="72495AE3"/>
    <w:rsid w:val="724E78F5"/>
    <w:rsid w:val="726697BE"/>
    <w:rsid w:val="726AD318"/>
    <w:rsid w:val="72794DF1"/>
    <w:rsid w:val="72A41F5C"/>
    <w:rsid w:val="72AE3670"/>
    <w:rsid w:val="72CB5273"/>
    <w:rsid w:val="72D410B5"/>
    <w:rsid w:val="7306BFAF"/>
    <w:rsid w:val="7311FBA1"/>
    <w:rsid w:val="73596B0C"/>
    <w:rsid w:val="735BF556"/>
    <w:rsid w:val="7368EB0E"/>
    <w:rsid w:val="73829FF9"/>
    <w:rsid w:val="738E1E19"/>
    <w:rsid w:val="7397649C"/>
    <w:rsid w:val="73B52C78"/>
    <w:rsid w:val="73E66F19"/>
    <w:rsid w:val="73E8180B"/>
    <w:rsid w:val="73EB6155"/>
    <w:rsid w:val="73FDD64F"/>
    <w:rsid w:val="7414972B"/>
    <w:rsid w:val="74449016"/>
    <w:rsid w:val="745FA7D9"/>
    <w:rsid w:val="7481A3A3"/>
    <w:rsid w:val="7489B605"/>
    <w:rsid w:val="74A0D445"/>
    <w:rsid w:val="74A3F4E6"/>
    <w:rsid w:val="74E26CFF"/>
    <w:rsid w:val="74F12ED1"/>
    <w:rsid w:val="74F91BE5"/>
    <w:rsid w:val="751620AE"/>
    <w:rsid w:val="7516537F"/>
    <w:rsid w:val="75370B2E"/>
    <w:rsid w:val="753F01F0"/>
    <w:rsid w:val="75627BE7"/>
    <w:rsid w:val="7563694B"/>
    <w:rsid w:val="7563ED19"/>
    <w:rsid w:val="756AB647"/>
    <w:rsid w:val="758EDB23"/>
    <w:rsid w:val="759AEBF6"/>
    <w:rsid w:val="75AE7EC9"/>
    <w:rsid w:val="75B2BD2A"/>
    <w:rsid w:val="75EC4419"/>
    <w:rsid w:val="760B8D63"/>
    <w:rsid w:val="760DF3C0"/>
    <w:rsid w:val="761B6308"/>
    <w:rsid w:val="76394671"/>
    <w:rsid w:val="7643FE0A"/>
    <w:rsid w:val="7648A1BC"/>
    <w:rsid w:val="766521BD"/>
    <w:rsid w:val="768282F7"/>
    <w:rsid w:val="768C3D48"/>
    <w:rsid w:val="76B32C95"/>
    <w:rsid w:val="76B48823"/>
    <w:rsid w:val="76E898EE"/>
    <w:rsid w:val="76F83596"/>
    <w:rsid w:val="76FAAF0D"/>
    <w:rsid w:val="77251023"/>
    <w:rsid w:val="7727B722"/>
    <w:rsid w:val="7738BA45"/>
    <w:rsid w:val="77444105"/>
    <w:rsid w:val="7772FC72"/>
    <w:rsid w:val="7780D27E"/>
    <w:rsid w:val="7782BAEC"/>
    <w:rsid w:val="7784A107"/>
    <w:rsid w:val="77AD72D1"/>
    <w:rsid w:val="77D1CE3F"/>
    <w:rsid w:val="77DA616F"/>
    <w:rsid w:val="7842EB0B"/>
    <w:rsid w:val="786D6CFC"/>
    <w:rsid w:val="788D8B31"/>
    <w:rsid w:val="78C22A4A"/>
    <w:rsid w:val="78D6AA99"/>
    <w:rsid w:val="78DA476D"/>
    <w:rsid w:val="78FE8E1B"/>
    <w:rsid w:val="790C972C"/>
    <w:rsid w:val="79368D8B"/>
    <w:rsid w:val="7938C03A"/>
    <w:rsid w:val="7944E768"/>
    <w:rsid w:val="7978431E"/>
    <w:rsid w:val="7980B15E"/>
    <w:rsid w:val="798293B2"/>
    <w:rsid w:val="79862A9B"/>
    <w:rsid w:val="7986B4E1"/>
    <w:rsid w:val="798B1026"/>
    <w:rsid w:val="79B5FFF4"/>
    <w:rsid w:val="79CBE9FA"/>
    <w:rsid w:val="7A1DCEFD"/>
    <w:rsid w:val="7A36E25B"/>
    <w:rsid w:val="7A3FB069"/>
    <w:rsid w:val="7A4B4579"/>
    <w:rsid w:val="7A5DA8BB"/>
    <w:rsid w:val="7A601ADC"/>
    <w:rsid w:val="7A704FD0"/>
    <w:rsid w:val="7A88595C"/>
    <w:rsid w:val="7A90D6BB"/>
    <w:rsid w:val="7AE645D7"/>
    <w:rsid w:val="7B0CB794"/>
    <w:rsid w:val="7B7000E4"/>
    <w:rsid w:val="7B74C7C2"/>
    <w:rsid w:val="7B9D77F7"/>
    <w:rsid w:val="7BA51DC2"/>
    <w:rsid w:val="7BBCFB98"/>
    <w:rsid w:val="7BBDC5E1"/>
    <w:rsid w:val="7BF3C7A4"/>
    <w:rsid w:val="7C1356ED"/>
    <w:rsid w:val="7C355F31"/>
    <w:rsid w:val="7C3ACD94"/>
    <w:rsid w:val="7C889765"/>
    <w:rsid w:val="7CB53292"/>
    <w:rsid w:val="7CCDAB4E"/>
    <w:rsid w:val="7CE83301"/>
    <w:rsid w:val="7CF64CF2"/>
    <w:rsid w:val="7D3136DF"/>
    <w:rsid w:val="7D3CBAED"/>
    <w:rsid w:val="7D404019"/>
    <w:rsid w:val="7D497321"/>
    <w:rsid w:val="7D5C7365"/>
    <w:rsid w:val="7D6086AE"/>
    <w:rsid w:val="7D707D6B"/>
    <w:rsid w:val="7D8A2D57"/>
    <w:rsid w:val="7DA59F29"/>
    <w:rsid w:val="7DEAB1F5"/>
    <w:rsid w:val="7DF796AE"/>
    <w:rsid w:val="7E0E16B9"/>
    <w:rsid w:val="7E160D3F"/>
    <w:rsid w:val="7E5F4620"/>
    <w:rsid w:val="7E97859A"/>
    <w:rsid w:val="7E97CD01"/>
    <w:rsid w:val="7EAF5410"/>
    <w:rsid w:val="7EB76AB8"/>
    <w:rsid w:val="7ED1B4B8"/>
    <w:rsid w:val="7EE1A5D4"/>
    <w:rsid w:val="7EED62DE"/>
    <w:rsid w:val="7EFB8983"/>
    <w:rsid w:val="7F00C478"/>
    <w:rsid w:val="7F278B1B"/>
    <w:rsid w:val="7F416995"/>
    <w:rsid w:val="7F804484"/>
    <w:rsid w:val="7F8A7CCD"/>
    <w:rsid w:val="7F92C058"/>
    <w:rsid w:val="7FAF98F1"/>
    <w:rsid w:val="7FE18A78"/>
    <w:rsid w:val="7FF6402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65E46C"/>
  <w15:chartTrackingRefBased/>
  <w15:docId w15:val="{17C267FC-C87E-4944-A893-79CEC1BA0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131"/>
    <w:pPr>
      <w:keepNext/>
      <w:keepLines/>
      <w:spacing w:before="240" w:after="0"/>
      <w:outlineLvl w:val="0"/>
    </w:pPr>
    <w:rPr>
      <w:rFonts w:asciiTheme="majorHAnsi" w:eastAsiaTheme="majorEastAsia" w:hAnsiTheme="majorHAnsi" w:cs="Times New Roman"/>
      <w:color w:val="2F5496" w:themeColor="accent1" w:themeShade="BF"/>
      <w:sz w:val="32"/>
      <w:szCs w:val="32"/>
      <w14:ligatures w14:val="none"/>
    </w:rPr>
  </w:style>
  <w:style w:type="paragraph" w:styleId="Heading2">
    <w:name w:val="heading 2"/>
    <w:basedOn w:val="Normal"/>
    <w:next w:val="Normal"/>
    <w:link w:val="Heading2Char"/>
    <w:uiPriority w:val="9"/>
    <w:unhideWhenUsed/>
    <w:qFormat/>
    <w:rsid w:val="000B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C2131"/>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normaltextrun">
    <w:name w:val="normaltextrun"/>
    <w:basedOn w:val="DefaultParagraphFont"/>
    <w:rsid w:val="00DC2131"/>
  </w:style>
  <w:style w:type="character" w:customStyle="1" w:styleId="eop">
    <w:name w:val="eop"/>
    <w:basedOn w:val="DefaultParagraphFont"/>
    <w:rsid w:val="00DC2131"/>
  </w:style>
  <w:style w:type="character" w:customStyle="1" w:styleId="tabchar">
    <w:name w:val="tabchar"/>
    <w:basedOn w:val="DefaultParagraphFont"/>
    <w:rsid w:val="00DC2131"/>
  </w:style>
  <w:style w:type="character" w:customStyle="1" w:styleId="Heading1Char">
    <w:name w:val="Heading 1 Char"/>
    <w:basedOn w:val="DefaultParagraphFont"/>
    <w:link w:val="Heading1"/>
    <w:uiPriority w:val="9"/>
    <w:rsid w:val="00DC2131"/>
    <w:rPr>
      <w:rFonts w:asciiTheme="majorHAnsi" w:eastAsiaTheme="majorEastAsia" w:hAnsiTheme="majorHAnsi" w:cs="Times New Roman"/>
      <w:color w:val="2F5496" w:themeColor="accent1" w:themeShade="BF"/>
      <w:sz w:val="32"/>
      <w:szCs w:val="32"/>
      <w14:ligatures w14:val="none"/>
    </w:rPr>
  </w:style>
  <w:style w:type="table" w:styleId="TableGrid">
    <w:name w:val="Table Grid"/>
    <w:basedOn w:val="TableNormal"/>
    <w:uiPriority w:val="39"/>
    <w:rsid w:val="00DC2131"/>
    <w:pPr>
      <w:spacing w:after="0" w:line="240" w:lineRule="auto"/>
    </w:pPr>
    <w:rPr>
      <w:rFonts w:eastAsia="Times New Roman" w:cs="Times New Roma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DC2131"/>
    <w:pPr>
      <w:ind w:left="720"/>
      <w:contextualSpacing/>
    </w:pPr>
    <w:rPr>
      <w:rFonts w:eastAsia="Times New Roman" w:cs="Times New Roman"/>
      <w14:ligatures w14:val="none"/>
    </w:rPr>
  </w:style>
  <w:style w:type="paragraph" w:styleId="Title">
    <w:name w:val="Title"/>
    <w:basedOn w:val="Normal"/>
    <w:next w:val="Normal"/>
    <w:link w:val="TitleChar"/>
    <w:uiPriority w:val="10"/>
    <w:qFormat/>
    <w:rsid w:val="00DC2131"/>
    <w:pPr>
      <w:spacing w:after="0" w:line="240" w:lineRule="auto"/>
      <w:contextualSpacing/>
    </w:pPr>
    <w:rPr>
      <w:rFonts w:asciiTheme="majorHAnsi" w:eastAsiaTheme="majorEastAsia" w:hAnsiTheme="majorHAnsi" w:cs="Times New Roman"/>
      <w:spacing w:val="-10"/>
      <w:kern w:val="28"/>
      <w:sz w:val="56"/>
      <w:szCs w:val="56"/>
      <w14:ligatures w14:val="none"/>
    </w:rPr>
  </w:style>
  <w:style w:type="character" w:customStyle="1" w:styleId="TitleChar">
    <w:name w:val="Title Char"/>
    <w:basedOn w:val="DefaultParagraphFont"/>
    <w:link w:val="Title"/>
    <w:uiPriority w:val="10"/>
    <w:rsid w:val="00DC2131"/>
    <w:rPr>
      <w:rFonts w:asciiTheme="majorHAnsi" w:eastAsiaTheme="majorEastAsia" w:hAnsiTheme="majorHAnsi" w:cs="Times New Roman"/>
      <w:spacing w:val="-10"/>
      <w:kern w:val="28"/>
      <w:sz w:val="56"/>
      <w:szCs w:val="56"/>
      <w14:ligatures w14:val="none"/>
    </w:rPr>
  </w:style>
  <w:style w:type="character" w:styleId="Hyperlink">
    <w:name w:val="Hyperlink"/>
    <w:basedOn w:val="DefaultParagraphFont"/>
    <w:uiPriority w:val="99"/>
    <w:unhideWhenUsed/>
    <w:rsid w:val="003C6BCE"/>
    <w:rPr>
      <w:color w:val="0563C1" w:themeColor="hyperlink"/>
      <w:u w:val="single"/>
    </w:rPr>
  </w:style>
  <w:style w:type="character" w:styleId="UnresolvedMention">
    <w:name w:val="Unresolved Mention"/>
    <w:basedOn w:val="DefaultParagraphFont"/>
    <w:uiPriority w:val="99"/>
    <w:semiHidden/>
    <w:unhideWhenUsed/>
    <w:rsid w:val="003C6BCE"/>
    <w:rPr>
      <w:color w:val="605E5C"/>
      <w:shd w:val="clear" w:color="auto" w:fill="E1DFDD"/>
    </w:rPr>
  </w:style>
  <w:style w:type="paragraph" w:styleId="Header">
    <w:name w:val="header"/>
    <w:basedOn w:val="Normal"/>
    <w:link w:val="HeaderChar"/>
    <w:uiPriority w:val="99"/>
    <w:unhideWhenUsed/>
    <w:rsid w:val="00CA12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2DA"/>
  </w:style>
  <w:style w:type="paragraph" w:styleId="Footer">
    <w:name w:val="footer"/>
    <w:basedOn w:val="Normal"/>
    <w:link w:val="FooterChar"/>
    <w:uiPriority w:val="99"/>
    <w:unhideWhenUsed/>
    <w:rsid w:val="00CA12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2DA"/>
  </w:style>
  <w:style w:type="character" w:customStyle="1" w:styleId="Heading2Char">
    <w:name w:val="Heading 2 Char"/>
    <w:basedOn w:val="DefaultParagraphFont"/>
    <w:link w:val="Heading2"/>
    <w:uiPriority w:val="9"/>
    <w:rsid w:val="000B5D6E"/>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CD4B8A"/>
    <w:rPr>
      <w:sz w:val="16"/>
      <w:szCs w:val="16"/>
    </w:rPr>
  </w:style>
  <w:style w:type="paragraph" w:styleId="CommentText">
    <w:name w:val="annotation text"/>
    <w:basedOn w:val="Normal"/>
    <w:link w:val="CommentTextChar"/>
    <w:uiPriority w:val="99"/>
    <w:unhideWhenUsed/>
    <w:rsid w:val="00CD4B8A"/>
    <w:pPr>
      <w:spacing w:line="240" w:lineRule="auto"/>
    </w:pPr>
    <w:rPr>
      <w:sz w:val="20"/>
      <w:szCs w:val="20"/>
    </w:rPr>
  </w:style>
  <w:style w:type="character" w:customStyle="1" w:styleId="CommentTextChar">
    <w:name w:val="Comment Text Char"/>
    <w:basedOn w:val="DefaultParagraphFont"/>
    <w:link w:val="CommentText"/>
    <w:uiPriority w:val="99"/>
    <w:rsid w:val="00CD4B8A"/>
    <w:rPr>
      <w:sz w:val="20"/>
      <w:szCs w:val="20"/>
    </w:rPr>
  </w:style>
  <w:style w:type="paragraph" w:styleId="CommentSubject">
    <w:name w:val="annotation subject"/>
    <w:basedOn w:val="CommentText"/>
    <w:next w:val="CommentText"/>
    <w:link w:val="CommentSubjectChar"/>
    <w:uiPriority w:val="99"/>
    <w:semiHidden/>
    <w:unhideWhenUsed/>
    <w:rsid w:val="00CD4B8A"/>
    <w:rPr>
      <w:b/>
      <w:bCs/>
    </w:rPr>
  </w:style>
  <w:style w:type="character" w:customStyle="1" w:styleId="CommentSubjectChar">
    <w:name w:val="Comment Subject Char"/>
    <w:basedOn w:val="CommentTextChar"/>
    <w:link w:val="CommentSubject"/>
    <w:uiPriority w:val="99"/>
    <w:semiHidden/>
    <w:rsid w:val="00CD4B8A"/>
    <w:rPr>
      <w:b/>
      <w:bCs/>
      <w:sz w:val="20"/>
      <w:szCs w:val="20"/>
    </w:rPr>
  </w:style>
  <w:style w:type="paragraph" w:styleId="Revision">
    <w:name w:val="Revision"/>
    <w:hidden/>
    <w:uiPriority w:val="99"/>
    <w:semiHidden/>
    <w:rsid w:val="003F2BC1"/>
    <w:pPr>
      <w:spacing w:after="0" w:line="240" w:lineRule="auto"/>
    </w:pPr>
  </w:style>
  <w:style w:type="character" w:styleId="Mention">
    <w:name w:val="Mention"/>
    <w:basedOn w:val="DefaultParagraphFont"/>
    <w:uiPriority w:val="99"/>
    <w:unhideWhenUsed/>
    <w:rsid w:val="00BE05EA"/>
    <w:rPr>
      <w:color w:val="2B579A"/>
      <w:shd w:val="clear" w:color="auto" w:fill="E1DFDD"/>
    </w:rPr>
  </w:style>
  <w:style w:type="character" w:styleId="FollowedHyperlink">
    <w:name w:val="FollowedHyperlink"/>
    <w:basedOn w:val="DefaultParagraphFont"/>
    <w:uiPriority w:val="99"/>
    <w:semiHidden/>
    <w:unhideWhenUsed/>
    <w:rsid w:val="009446C4"/>
    <w:rPr>
      <w:color w:val="954F72" w:themeColor="followedHyperlink"/>
      <w:u w:val="single"/>
    </w:rPr>
  </w:style>
  <w:style w:type="paragraph" w:styleId="TOC1">
    <w:name w:val="toc 1"/>
    <w:basedOn w:val="Normal"/>
    <w:next w:val="Normal"/>
    <w:autoRedefine/>
    <w:uiPriority w:val="39"/>
    <w:unhideWhenUsed/>
    <w:rsid w:val="004B2901"/>
    <w:pPr>
      <w:spacing w:after="100"/>
    </w:pPr>
  </w:style>
  <w:style w:type="paragraph" w:styleId="TOC2">
    <w:name w:val="toc 2"/>
    <w:basedOn w:val="Normal"/>
    <w:next w:val="Normal"/>
    <w:autoRedefine/>
    <w:uiPriority w:val="39"/>
    <w:unhideWhenUsed/>
    <w:rsid w:val="00D213E3"/>
    <w:pPr>
      <w:tabs>
        <w:tab w:val="right" w:leader="dot" w:pos="9015"/>
      </w:tabs>
      <w:spacing w:after="100"/>
      <w:ind w:left="220"/>
      <w:jc w:val="both"/>
    </w:pPr>
  </w:style>
  <w:style w:type="paragraph" w:styleId="NoSpacing">
    <w:name w:val="No Spacing"/>
    <w:uiPriority w:val="1"/>
    <w:qFormat/>
    <w:rsid w:val="008E2448"/>
    <w:pPr>
      <w:spacing w:after="0" w:line="240" w:lineRule="auto"/>
    </w:pPr>
  </w:style>
  <w:style w:type="paragraph" w:styleId="NormalWeb">
    <w:name w:val="Normal (Web)"/>
    <w:basedOn w:val="Normal"/>
    <w:uiPriority w:val="99"/>
    <w:unhideWhenUsed/>
    <w:rsid w:val="0073794B"/>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customStyle="1" w:styleId="pf0">
    <w:name w:val="pf0"/>
    <w:basedOn w:val="Normal"/>
    <w:rsid w:val="00601977"/>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cf01">
    <w:name w:val="cf01"/>
    <w:basedOn w:val="DefaultParagraphFont"/>
    <w:rsid w:val="0060197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51429">
      <w:bodyDiv w:val="1"/>
      <w:marLeft w:val="0"/>
      <w:marRight w:val="0"/>
      <w:marTop w:val="0"/>
      <w:marBottom w:val="0"/>
      <w:divBdr>
        <w:top w:val="none" w:sz="0" w:space="0" w:color="auto"/>
        <w:left w:val="none" w:sz="0" w:space="0" w:color="auto"/>
        <w:bottom w:val="none" w:sz="0" w:space="0" w:color="auto"/>
        <w:right w:val="none" w:sz="0" w:space="0" w:color="auto"/>
      </w:divBdr>
    </w:div>
    <w:div w:id="549879598">
      <w:bodyDiv w:val="1"/>
      <w:marLeft w:val="0"/>
      <w:marRight w:val="0"/>
      <w:marTop w:val="0"/>
      <w:marBottom w:val="0"/>
      <w:divBdr>
        <w:top w:val="none" w:sz="0" w:space="0" w:color="auto"/>
        <w:left w:val="none" w:sz="0" w:space="0" w:color="auto"/>
        <w:bottom w:val="none" w:sz="0" w:space="0" w:color="auto"/>
        <w:right w:val="none" w:sz="0" w:space="0" w:color="auto"/>
      </w:divBdr>
    </w:div>
    <w:div w:id="671374732">
      <w:bodyDiv w:val="1"/>
      <w:marLeft w:val="0"/>
      <w:marRight w:val="0"/>
      <w:marTop w:val="0"/>
      <w:marBottom w:val="0"/>
      <w:divBdr>
        <w:top w:val="none" w:sz="0" w:space="0" w:color="auto"/>
        <w:left w:val="none" w:sz="0" w:space="0" w:color="auto"/>
        <w:bottom w:val="none" w:sz="0" w:space="0" w:color="auto"/>
        <w:right w:val="none" w:sz="0" w:space="0" w:color="auto"/>
      </w:divBdr>
    </w:div>
    <w:div w:id="741486376">
      <w:bodyDiv w:val="1"/>
      <w:marLeft w:val="0"/>
      <w:marRight w:val="0"/>
      <w:marTop w:val="0"/>
      <w:marBottom w:val="0"/>
      <w:divBdr>
        <w:top w:val="none" w:sz="0" w:space="0" w:color="auto"/>
        <w:left w:val="none" w:sz="0" w:space="0" w:color="auto"/>
        <w:bottom w:val="none" w:sz="0" w:space="0" w:color="auto"/>
        <w:right w:val="none" w:sz="0" w:space="0" w:color="auto"/>
      </w:divBdr>
    </w:div>
    <w:div w:id="918174751">
      <w:bodyDiv w:val="1"/>
      <w:marLeft w:val="0"/>
      <w:marRight w:val="0"/>
      <w:marTop w:val="0"/>
      <w:marBottom w:val="0"/>
      <w:divBdr>
        <w:top w:val="none" w:sz="0" w:space="0" w:color="auto"/>
        <w:left w:val="none" w:sz="0" w:space="0" w:color="auto"/>
        <w:bottom w:val="none" w:sz="0" w:space="0" w:color="auto"/>
        <w:right w:val="none" w:sz="0" w:space="0" w:color="auto"/>
      </w:divBdr>
    </w:div>
    <w:div w:id="1174881356">
      <w:bodyDiv w:val="1"/>
      <w:marLeft w:val="0"/>
      <w:marRight w:val="0"/>
      <w:marTop w:val="0"/>
      <w:marBottom w:val="0"/>
      <w:divBdr>
        <w:top w:val="none" w:sz="0" w:space="0" w:color="auto"/>
        <w:left w:val="none" w:sz="0" w:space="0" w:color="auto"/>
        <w:bottom w:val="none" w:sz="0" w:space="0" w:color="auto"/>
        <w:right w:val="none" w:sz="0" w:space="0" w:color="auto"/>
      </w:divBdr>
    </w:div>
    <w:div w:id="1187014494">
      <w:bodyDiv w:val="1"/>
      <w:marLeft w:val="0"/>
      <w:marRight w:val="0"/>
      <w:marTop w:val="0"/>
      <w:marBottom w:val="0"/>
      <w:divBdr>
        <w:top w:val="none" w:sz="0" w:space="0" w:color="auto"/>
        <w:left w:val="none" w:sz="0" w:space="0" w:color="auto"/>
        <w:bottom w:val="none" w:sz="0" w:space="0" w:color="auto"/>
        <w:right w:val="none" w:sz="0" w:space="0" w:color="auto"/>
      </w:divBdr>
    </w:div>
    <w:div w:id="1315648716">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469863388">
      <w:bodyDiv w:val="1"/>
      <w:marLeft w:val="0"/>
      <w:marRight w:val="0"/>
      <w:marTop w:val="0"/>
      <w:marBottom w:val="0"/>
      <w:divBdr>
        <w:top w:val="none" w:sz="0" w:space="0" w:color="auto"/>
        <w:left w:val="none" w:sz="0" w:space="0" w:color="auto"/>
        <w:bottom w:val="none" w:sz="0" w:space="0" w:color="auto"/>
        <w:right w:val="none" w:sz="0" w:space="0" w:color="auto"/>
      </w:divBdr>
    </w:div>
    <w:div w:id="1608927610">
      <w:bodyDiv w:val="1"/>
      <w:marLeft w:val="0"/>
      <w:marRight w:val="0"/>
      <w:marTop w:val="0"/>
      <w:marBottom w:val="0"/>
      <w:divBdr>
        <w:top w:val="none" w:sz="0" w:space="0" w:color="auto"/>
        <w:left w:val="none" w:sz="0" w:space="0" w:color="auto"/>
        <w:bottom w:val="none" w:sz="0" w:space="0" w:color="auto"/>
        <w:right w:val="none" w:sz="0" w:space="0" w:color="auto"/>
      </w:divBdr>
    </w:div>
    <w:div w:id="1804611401">
      <w:bodyDiv w:val="1"/>
      <w:marLeft w:val="0"/>
      <w:marRight w:val="0"/>
      <w:marTop w:val="0"/>
      <w:marBottom w:val="0"/>
      <w:divBdr>
        <w:top w:val="none" w:sz="0" w:space="0" w:color="auto"/>
        <w:left w:val="none" w:sz="0" w:space="0" w:color="auto"/>
        <w:bottom w:val="none" w:sz="0" w:space="0" w:color="auto"/>
        <w:right w:val="none" w:sz="0" w:space="0" w:color="auto"/>
      </w:divBdr>
      <w:divsChild>
        <w:div w:id="2132282371">
          <w:marLeft w:val="0"/>
          <w:marRight w:val="0"/>
          <w:marTop w:val="0"/>
          <w:marBottom w:val="0"/>
          <w:divBdr>
            <w:top w:val="none" w:sz="0" w:space="0" w:color="auto"/>
            <w:left w:val="none" w:sz="0" w:space="0" w:color="auto"/>
            <w:bottom w:val="none" w:sz="0" w:space="0" w:color="auto"/>
            <w:right w:val="none" w:sz="0" w:space="0" w:color="auto"/>
          </w:divBdr>
        </w:div>
      </w:divsChild>
    </w:div>
    <w:div w:id="1817910297">
      <w:bodyDiv w:val="1"/>
      <w:marLeft w:val="0"/>
      <w:marRight w:val="0"/>
      <w:marTop w:val="0"/>
      <w:marBottom w:val="0"/>
      <w:divBdr>
        <w:top w:val="none" w:sz="0" w:space="0" w:color="auto"/>
        <w:left w:val="none" w:sz="0" w:space="0" w:color="auto"/>
        <w:bottom w:val="none" w:sz="0" w:space="0" w:color="auto"/>
        <w:right w:val="none" w:sz="0" w:space="0" w:color="auto"/>
      </w:divBdr>
    </w:div>
    <w:div w:id="1819106212">
      <w:bodyDiv w:val="1"/>
      <w:marLeft w:val="0"/>
      <w:marRight w:val="0"/>
      <w:marTop w:val="0"/>
      <w:marBottom w:val="0"/>
      <w:divBdr>
        <w:top w:val="none" w:sz="0" w:space="0" w:color="auto"/>
        <w:left w:val="none" w:sz="0" w:space="0" w:color="auto"/>
        <w:bottom w:val="none" w:sz="0" w:space="0" w:color="auto"/>
        <w:right w:val="none" w:sz="0" w:space="0" w:color="auto"/>
      </w:divBdr>
    </w:div>
    <w:div w:id="1875652107">
      <w:bodyDiv w:val="1"/>
      <w:marLeft w:val="0"/>
      <w:marRight w:val="0"/>
      <w:marTop w:val="0"/>
      <w:marBottom w:val="0"/>
      <w:divBdr>
        <w:top w:val="none" w:sz="0" w:space="0" w:color="auto"/>
        <w:left w:val="none" w:sz="0" w:space="0" w:color="auto"/>
        <w:bottom w:val="none" w:sz="0" w:space="0" w:color="auto"/>
        <w:right w:val="none" w:sz="0" w:space="0" w:color="auto"/>
      </w:divBdr>
      <w:divsChild>
        <w:div w:id="54277213">
          <w:marLeft w:val="0"/>
          <w:marRight w:val="0"/>
          <w:marTop w:val="0"/>
          <w:marBottom w:val="0"/>
          <w:divBdr>
            <w:top w:val="none" w:sz="0" w:space="0" w:color="auto"/>
            <w:left w:val="none" w:sz="0" w:space="0" w:color="auto"/>
            <w:bottom w:val="none" w:sz="0" w:space="0" w:color="auto"/>
            <w:right w:val="none" w:sz="0" w:space="0" w:color="auto"/>
          </w:divBdr>
          <w:divsChild>
            <w:div w:id="1952587795">
              <w:marLeft w:val="0"/>
              <w:marRight w:val="0"/>
              <w:marTop w:val="0"/>
              <w:marBottom w:val="0"/>
              <w:divBdr>
                <w:top w:val="none" w:sz="0" w:space="0" w:color="auto"/>
                <w:left w:val="none" w:sz="0" w:space="0" w:color="auto"/>
                <w:bottom w:val="none" w:sz="0" w:space="0" w:color="auto"/>
                <w:right w:val="none" w:sz="0" w:space="0" w:color="auto"/>
              </w:divBdr>
            </w:div>
          </w:divsChild>
        </w:div>
        <w:div w:id="61756648">
          <w:marLeft w:val="0"/>
          <w:marRight w:val="0"/>
          <w:marTop w:val="0"/>
          <w:marBottom w:val="0"/>
          <w:divBdr>
            <w:top w:val="none" w:sz="0" w:space="0" w:color="auto"/>
            <w:left w:val="none" w:sz="0" w:space="0" w:color="auto"/>
            <w:bottom w:val="none" w:sz="0" w:space="0" w:color="auto"/>
            <w:right w:val="none" w:sz="0" w:space="0" w:color="auto"/>
          </w:divBdr>
          <w:divsChild>
            <w:div w:id="714353774">
              <w:marLeft w:val="0"/>
              <w:marRight w:val="0"/>
              <w:marTop w:val="0"/>
              <w:marBottom w:val="0"/>
              <w:divBdr>
                <w:top w:val="none" w:sz="0" w:space="0" w:color="auto"/>
                <w:left w:val="none" w:sz="0" w:space="0" w:color="auto"/>
                <w:bottom w:val="none" w:sz="0" w:space="0" w:color="auto"/>
                <w:right w:val="none" w:sz="0" w:space="0" w:color="auto"/>
              </w:divBdr>
            </w:div>
            <w:div w:id="1026640726">
              <w:marLeft w:val="0"/>
              <w:marRight w:val="0"/>
              <w:marTop w:val="0"/>
              <w:marBottom w:val="0"/>
              <w:divBdr>
                <w:top w:val="none" w:sz="0" w:space="0" w:color="auto"/>
                <w:left w:val="none" w:sz="0" w:space="0" w:color="auto"/>
                <w:bottom w:val="none" w:sz="0" w:space="0" w:color="auto"/>
                <w:right w:val="none" w:sz="0" w:space="0" w:color="auto"/>
              </w:divBdr>
            </w:div>
            <w:div w:id="1109080987">
              <w:marLeft w:val="0"/>
              <w:marRight w:val="0"/>
              <w:marTop w:val="0"/>
              <w:marBottom w:val="0"/>
              <w:divBdr>
                <w:top w:val="none" w:sz="0" w:space="0" w:color="auto"/>
                <w:left w:val="none" w:sz="0" w:space="0" w:color="auto"/>
                <w:bottom w:val="none" w:sz="0" w:space="0" w:color="auto"/>
                <w:right w:val="none" w:sz="0" w:space="0" w:color="auto"/>
              </w:divBdr>
            </w:div>
            <w:div w:id="1234895169">
              <w:marLeft w:val="0"/>
              <w:marRight w:val="0"/>
              <w:marTop w:val="0"/>
              <w:marBottom w:val="0"/>
              <w:divBdr>
                <w:top w:val="none" w:sz="0" w:space="0" w:color="auto"/>
                <w:left w:val="none" w:sz="0" w:space="0" w:color="auto"/>
                <w:bottom w:val="none" w:sz="0" w:space="0" w:color="auto"/>
                <w:right w:val="none" w:sz="0" w:space="0" w:color="auto"/>
              </w:divBdr>
            </w:div>
            <w:div w:id="1963993360">
              <w:marLeft w:val="0"/>
              <w:marRight w:val="0"/>
              <w:marTop w:val="0"/>
              <w:marBottom w:val="0"/>
              <w:divBdr>
                <w:top w:val="none" w:sz="0" w:space="0" w:color="auto"/>
                <w:left w:val="none" w:sz="0" w:space="0" w:color="auto"/>
                <w:bottom w:val="none" w:sz="0" w:space="0" w:color="auto"/>
                <w:right w:val="none" w:sz="0" w:space="0" w:color="auto"/>
              </w:divBdr>
            </w:div>
          </w:divsChild>
        </w:div>
        <w:div w:id="265042903">
          <w:marLeft w:val="0"/>
          <w:marRight w:val="0"/>
          <w:marTop w:val="0"/>
          <w:marBottom w:val="0"/>
          <w:divBdr>
            <w:top w:val="none" w:sz="0" w:space="0" w:color="auto"/>
            <w:left w:val="none" w:sz="0" w:space="0" w:color="auto"/>
            <w:bottom w:val="none" w:sz="0" w:space="0" w:color="auto"/>
            <w:right w:val="none" w:sz="0" w:space="0" w:color="auto"/>
          </w:divBdr>
          <w:divsChild>
            <w:div w:id="508914247">
              <w:marLeft w:val="0"/>
              <w:marRight w:val="0"/>
              <w:marTop w:val="0"/>
              <w:marBottom w:val="0"/>
              <w:divBdr>
                <w:top w:val="none" w:sz="0" w:space="0" w:color="auto"/>
                <w:left w:val="none" w:sz="0" w:space="0" w:color="auto"/>
                <w:bottom w:val="none" w:sz="0" w:space="0" w:color="auto"/>
                <w:right w:val="none" w:sz="0" w:space="0" w:color="auto"/>
              </w:divBdr>
            </w:div>
            <w:div w:id="693311634">
              <w:marLeft w:val="0"/>
              <w:marRight w:val="0"/>
              <w:marTop w:val="0"/>
              <w:marBottom w:val="0"/>
              <w:divBdr>
                <w:top w:val="none" w:sz="0" w:space="0" w:color="auto"/>
                <w:left w:val="none" w:sz="0" w:space="0" w:color="auto"/>
                <w:bottom w:val="none" w:sz="0" w:space="0" w:color="auto"/>
                <w:right w:val="none" w:sz="0" w:space="0" w:color="auto"/>
              </w:divBdr>
            </w:div>
            <w:div w:id="1026100212">
              <w:marLeft w:val="0"/>
              <w:marRight w:val="0"/>
              <w:marTop w:val="0"/>
              <w:marBottom w:val="0"/>
              <w:divBdr>
                <w:top w:val="none" w:sz="0" w:space="0" w:color="auto"/>
                <w:left w:val="none" w:sz="0" w:space="0" w:color="auto"/>
                <w:bottom w:val="none" w:sz="0" w:space="0" w:color="auto"/>
                <w:right w:val="none" w:sz="0" w:space="0" w:color="auto"/>
              </w:divBdr>
            </w:div>
            <w:div w:id="1050767062">
              <w:marLeft w:val="0"/>
              <w:marRight w:val="0"/>
              <w:marTop w:val="0"/>
              <w:marBottom w:val="0"/>
              <w:divBdr>
                <w:top w:val="none" w:sz="0" w:space="0" w:color="auto"/>
                <w:left w:val="none" w:sz="0" w:space="0" w:color="auto"/>
                <w:bottom w:val="none" w:sz="0" w:space="0" w:color="auto"/>
                <w:right w:val="none" w:sz="0" w:space="0" w:color="auto"/>
              </w:divBdr>
            </w:div>
            <w:div w:id="1290670428">
              <w:marLeft w:val="0"/>
              <w:marRight w:val="0"/>
              <w:marTop w:val="0"/>
              <w:marBottom w:val="0"/>
              <w:divBdr>
                <w:top w:val="none" w:sz="0" w:space="0" w:color="auto"/>
                <w:left w:val="none" w:sz="0" w:space="0" w:color="auto"/>
                <w:bottom w:val="none" w:sz="0" w:space="0" w:color="auto"/>
                <w:right w:val="none" w:sz="0" w:space="0" w:color="auto"/>
              </w:divBdr>
            </w:div>
          </w:divsChild>
        </w:div>
        <w:div w:id="332339233">
          <w:marLeft w:val="0"/>
          <w:marRight w:val="0"/>
          <w:marTop w:val="0"/>
          <w:marBottom w:val="0"/>
          <w:divBdr>
            <w:top w:val="none" w:sz="0" w:space="0" w:color="auto"/>
            <w:left w:val="none" w:sz="0" w:space="0" w:color="auto"/>
            <w:bottom w:val="none" w:sz="0" w:space="0" w:color="auto"/>
            <w:right w:val="none" w:sz="0" w:space="0" w:color="auto"/>
          </w:divBdr>
          <w:divsChild>
            <w:div w:id="123741240">
              <w:marLeft w:val="0"/>
              <w:marRight w:val="0"/>
              <w:marTop w:val="0"/>
              <w:marBottom w:val="0"/>
              <w:divBdr>
                <w:top w:val="none" w:sz="0" w:space="0" w:color="auto"/>
                <w:left w:val="none" w:sz="0" w:space="0" w:color="auto"/>
                <w:bottom w:val="none" w:sz="0" w:space="0" w:color="auto"/>
                <w:right w:val="none" w:sz="0" w:space="0" w:color="auto"/>
              </w:divBdr>
            </w:div>
            <w:div w:id="300115653">
              <w:marLeft w:val="0"/>
              <w:marRight w:val="0"/>
              <w:marTop w:val="0"/>
              <w:marBottom w:val="0"/>
              <w:divBdr>
                <w:top w:val="none" w:sz="0" w:space="0" w:color="auto"/>
                <w:left w:val="none" w:sz="0" w:space="0" w:color="auto"/>
                <w:bottom w:val="none" w:sz="0" w:space="0" w:color="auto"/>
                <w:right w:val="none" w:sz="0" w:space="0" w:color="auto"/>
              </w:divBdr>
            </w:div>
            <w:div w:id="686905037">
              <w:marLeft w:val="0"/>
              <w:marRight w:val="0"/>
              <w:marTop w:val="0"/>
              <w:marBottom w:val="0"/>
              <w:divBdr>
                <w:top w:val="none" w:sz="0" w:space="0" w:color="auto"/>
                <w:left w:val="none" w:sz="0" w:space="0" w:color="auto"/>
                <w:bottom w:val="none" w:sz="0" w:space="0" w:color="auto"/>
                <w:right w:val="none" w:sz="0" w:space="0" w:color="auto"/>
              </w:divBdr>
            </w:div>
            <w:div w:id="1449736688">
              <w:marLeft w:val="0"/>
              <w:marRight w:val="0"/>
              <w:marTop w:val="0"/>
              <w:marBottom w:val="0"/>
              <w:divBdr>
                <w:top w:val="none" w:sz="0" w:space="0" w:color="auto"/>
                <w:left w:val="none" w:sz="0" w:space="0" w:color="auto"/>
                <w:bottom w:val="none" w:sz="0" w:space="0" w:color="auto"/>
                <w:right w:val="none" w:sz="0" w:space="0" w:color="auto"/>
              </w:divBdr>
            </w:div>
            <w:div w:id="1453744865">
              <w:marLeft w:val="0"/>
              <w:marRight w:val="0"/>
              <w:marTop w:val="0"/>
              <w:marBottom w:val="0"/>
              <w:divBdr>
                <w:top w:val="none" w:sz="0" w:space="0" w:color="auto"/>
                <w:left w:val="none" w:sz="0" w:space="0" w:color="auto"/>
                <w:bottom w:val="none" w:sz="0" w:space="0" w:color="auto"/>
                <w:right w:val="none" w:sz="0" w:space="0" w:color="auto"/>
              </w:divBdr>
            </w:div>
          </w:divsChild>
        </w:div>
        <w:div w:id="525169759">
          <w:marLeft w:val="0"/>
          <w:marRight w:val="0"/>
          <w:marTop w:val="0"/>
          <w:marBottom w:val="0"/>
          <w:divBdr>
            <w:top w:val="none" w:sz="0" w:space="0" w:color="auto"/>
            <w:left w:val="none" w:sz="0" w:space="0" w:color="auto"/>
            <w:bottom w:val="none" w:sz="0" w:space="0" w:color="auto"/>
            <w:right w:val="none" w:sz="0" w:space="0" w:color="auto"/>
          </w:divBdr>
          <w:divsChild>
            <w:div w:id="108817136">
              <w:marLeft w:val="0"/>
              <w:marRight w:val="0"/>
              <w:marTop w:val="0"/>
              <w:marBottom w:val="0"/>
              <w:divBdr>
                <w:top w:val="none" w:sz="0" w:space="0" w:color="auto"/>
                <w:left w:val="none" w:sz="0" w:space="0" w:color="auto"/>
                <w:bottom w:val="none" w:sz="0" w:space="0" w:color="auto"/>
                <w:right w:val="none" w:sz="0" w:space="0" w:color="auto"/>
              </w:divBdr>
            </w:div>
            <w:div w:id="735856837">
              <w:marLeft w:val="0"/>
              <w:marRight w:val="0"/>
              <w:marTop w:val="0"/>
              <w:marBottom w:val="0"/>
              <w:divBdr>
                <w:top w:val="none" w:sz="0" w:space="0" w:color="auto"/>
                <w:left w:val="none" w:sz="0" w:space="0" w:color="auto"/>
                <w:bottom w:val="none" w:sz="0" w:space="0" w:color="auto"/>
                <w:right w:val="none" w:sz="0" w:space="0" w:color="auto"/>
              </w:divBdr>
            </w:div>
            <w:div w:id="1022897708">
              <w:marLeft w:val="0"/>
              <w:marRight w:val="0"/>
              <w:marTop w:val="0"/>
              <w:marBottom w:val="0"/>
              <w:divBdr>
                <w:top w:val="none" w:sz="0" w:space="0" w:color="auto"/>
                <w:left w:val="none" w:sz="0" w:space="0" w:color="auto"/>
                <w:bottom w:val="none" w:sz="0" w:space="0" w:color="auto"/>
                <w:right w:val="none" w:sz="0" w:space="0" w:color="auto"/>
              </w:divBdr>
            </w:div>
            <w:div w:id="1483278461">
              <w:marLeft w:val="0"/>
              <w:marRight w:val="0"/>
              <w:marTop w:val="0"/>
              <w:marBottom w:val="0"/>
              <w:divBdr>
                <w:top w:val="none" w:sz="0" w:space="0" w:color="auto"/>
                <w:left w:val="none" w:sz="0" w:space="0" w:color="auto"/>
                <w:bottom w:val="none" w:sz="0" w:space="0" w:color="auto"/>
                <w:right w:val="none" w:sz="0" w:space="0" w:color="auto"/>
              </w:divBdr>
            </w:div>
            <w:div w:id="1510604820">
              <w:marLeft w:val="0"/>
              <w:marRight w:val="0"/>
              <w:marTop w:val="0"/>
              <w:marBottom w:val="0"/>
              <w:divBdr>
                <w:top w:val="none" w:sz="0" w:space="0" w:color="auto"/>
                <w:left w:val="none" w:sz="0" w:space="0" w:color="auto"/>
                <w:bottom w:val="none" w:sz="0" w:space="0" w:color="auto"/>
                <w:right w:val="none" w:sz="0" w:space="0" w:color="auto"/>
              </w:divBdr>
            </w:div>
          </w:divsChild>
        </w:div>
        <w:div w:id="820657560">
          <w:marLeft w:val="0"/>
          <w:marRight w:val="0"/>
          <w:marTop w:val="0"/>
          <w:marBottom w:val="0"/>
          <w:divBdr>
            <w:top w:val="none" w:sz="0" w:space="0" w:color="auto"/>
            <w:left w:val="none" w:sz="0" w:space="0" w:color="auto"/>
            <w:bottom w:val="none" w:sz="0" w:space="0" w:color="auto"/>
            <w:right w:val="none" w:sz="0" w:space="0" w:color="auto"/>
          </w:divBdr>
          <w:divsChild>
            <w:div w:id="1439641689">
              <w:marLeft w:val="0"/>
              <w:marRight w:val="0"/>
              <w:marTop w:val="0"/>
              <w:marBottom w:val="0"/>
              <w:divBdr>
                <w:top w:val="none" w:sz="0" w:space="0" w:color="auto"/>
                <w:left w:val="none" w:sz="0" w:space="0" w:color="auto"/>
                <w:bottom w:val="none" w:sz="0" w:space="0" w:color="auto"/>
                <w:right w:val="none" w:sz="0" w:space="0" w:color="auto"/>
              </w:divBdr>
            </w:div>
            <w:div w:id="1448813504">
              <w:marLeft w:val="0"/>
              <w:marRight w:val="0"/>
              <w:marTop w:val="0"/>
              <w:marBottom w:val="0"/>
              <w:divBdr>
                <w:top w:val="none" w:sz="0" w:space="0" w:color="auto"/>
                <w:left w:val="none" w:sz="0" w:space="0" w:color="auto"/>
                <w:bottom w:val="none" w:sz="0" w:space="0" w:color="auto"/>
                <w:right w:val="none" w:sz="0" w:space="0" w:color="auto"/>
              </w:divBdr>
            </w:div>
            <w:div w:id="1491947932">
              <w:marLeft w:val="0"/>
              <w:marRight w:val="0"/>
              <w:marTop w:val="0"/>
              <w:marBottom w:val="0"/>
              <w:divBdr>
                <w:top w:val="none" w:sz="0" w:space="0" w:color="auto"/>
                <w:left w:val="none" w:sz="0" w:space="0" w:color="auto"/>
                <w:bottom w:val="none" w:sz="0" w:space="0" w:color="auto"/>
                <w:right w:val="none" w:sz="0" w:space="0" w:color="auto"/>
              </w:divBdr>
            </w:div>
            <w:div w:id="1590313579">
              <w:marLeft w:val="0"/>
              <w:marRight w:val="0"/>
              <w:marTop w:val="0"/>
              <w:marBottom w:val="0"/>
              <w:divBdr>
                <w:top w:val="none" w:sz="0" w:space="0" w:color="auto"/>
                <w:left w:val="none" w:sz="0" w:space="0" w:color="auto"/>
                <w:bottom w:val="none" w:sz="0" w:space="0" w:color="auto"/>
                <w:right w:val="none" w:sz="0" w:space="0" w:color="auto"/>
              </w:divBdr>
            </w:div>
            <w:div w:id="1691953507">
              <w:marLeft w:val="0"/>
              <w:marRight w:val="0"/>
              <w:marTop w:val="0"/>
              <w:marBottom w:val="0"/>
              <w:divBdr>
                <w:top w:val="none" w:sz="0" w:space="0" w:color="auto"/>
                <w:left w:val="none" w:sz="0" w:space="0" w:color="auto"/>
                <w:bottom w:val="none" w:sz="0" w:space="0" w:color="auto"/>
                <w:right w:val="none" w:sz="0" w:space="0" w:color="auto"/>
              </w:divBdr>
            </w:div>
          </w:divsChild>
        </w:div>
        <w:div w:id="882406971">
          <w:marLeft w:val="0"/>
          <w:marRight w:val="0"/>
          <w:marTop w:val="0"/>
          <w:marBottom w:val="0"/>
          <w:divBdr>
            <w:top w:val="none" w:sz="0" w:space="0" w:color="auto"/>
            <w:left w:val="none" w:sz="0" w:space="0" w:color="auto"/>
            <w:bottom w:val="none" w:sz="0" w:space="0" w:color="auto"/>
            <w:right w:val="none" w:sz="0" w:space="0" w:color="auto"/>
          </w:divBdr>
          <w:divsChild>
            <w:div w:id="1021977463">
              <w:marLeft w:val="0"/>
              <w:marRight w:val="0"/>
              <w:marTop w:val="0"/>
              <w:marBottom w:val="0"/>
              <w:divBdr>
                <w:top w:val="none" w:sz="0" w:space="0" w:color="auto"/>
                <w:left w:val="none" w:sz="0" w:space="0" w:color="auto"/>
                <w:bottom w:val="none" w:sz="0" w:space="0" w:color="auto"/>
                <w:right w:val="none" w:sz="0" w:space="0" w:color="auto"/>
              </w:divBdr>
            </w:div>
            <w:div w:id="1365254968">
              <w:marLeft w:val="0"/>
              <w:marRight w:val="0"/>
              <w:marTop w:val="0"/>
              <w:marBottom w:val="0"/>
              <w:divBdr>
                <w:top w:val="none" w:sz="0" w:space="0" w:color="auto"/>
                <w:left w:val="none" w:sz="0" w:space="0" w:color="auto"/>
                <w:bottom w:val="none" w:sz="0" w:space="0" w:color="auto"/>
                <w:right w:val="none" w:sz="0" w:space="0" w:color="auto"/>
              </w:divBdr>
            </w:div>
            <w:div w:id="1413818929">
              <w:marLeft w:val="0"/>
              <w:marRight w:val="0"/>
              <w:marTop w:val="0"/>
              <w:marBottom w:val="0"/>
              <w:divBdr>
                <w:top w:val="none" w:sz="0" w:space="0" w:color="auto"/>
                <w:left w:val="none" w:sz="0" w:space="0" w:color="auto"/>
                <w:bottom w:val="none" w:sz="0" w:space="0" w:color="auto"/>
                <w:right w:val="none" w:sz="0" w:space="0" w:color="auto"/>
              </w:divBdr>
            </w:div>
          </w:divsChild>
        </w:div>
        <w:div w:id="980115985">
          <w:marLeft w:val="0"/>
          <w:marRight w:val="0"/>
          <w:marTop w:val="0"/>
          <w:marBottom w:val="0"/>
          <w:divBdr>
            <w:top w:val="none" w:sz="0" w:space="0" w:color="auto"/>
            <w:left w:val="none" w:sz="0" w:space="0" w:color="auto"/>
            <w:bottom w:val="none" w:sz="0" w:space="0" w:color="auto"/>
            <w:right w:val="none" w:sz="0" w:space="0" w:color="auto"/>
          </w:divBdr>
          <w:divsChild>
            <w:div w:id="154927833">
              <w:marLeft w:val="0"/>
              <w:marRight w:val="0"/>
              <w:marTop w:val="0"/>
              <w:marBottom w:val="0"/>
              <w:divBdr>
                <w:top w:val="none" w:sz="0" w:space="0" w:color="auto"/>
                <w:left w:val="none" w:sz="0" w:space="0" w:color="auto"/>
                <w:bottom w:val="none" w:sz="0" w:space="0" w:color="auto"/>
                <w:right w:val="none" w:sz="0" w:space="0" w:color="auto"/>
              </w:divBdr>
            </w:div>
            <w:div w:id="370032385">
              <w:marLeft w:val="0"/>
              <w:marRight w:val="0"/>
              <w:marTop w:val="0"/>
              <w:marBottom w:val="0"/>
              <w:divBdr>
                <w:top w:val="none" w:sz="0" w:space="0" w:color="auto"/>
                <w:left w:val="none" w:sz="0" w:space="0" w:color="auto"/>
                <w:bottom w:val="none" w:sz="0" w:space="0" w:color="auto"/>
                <w:right w:val="none" w:sz="0" w:space="0" w:color="auto"/>
              </w:divBdr>
            </w:div>
            <w:div w:id="572280585">
              <w:marLeft w:val="0"/>
              <w:marRight w:val="0"/>
              <w:marTop w:val="0"/>
              <w:marBottom w:val="0"/>
              <w:divBdr>
                <w:top w:val="none" w:sz="0" w:space="0" w:color="auto"/>
                <w:left w:val="none" w:sz="0" w:space="0" w:color="auto"/>
                <w:bottom w:val="none" w:sz="0" w:space="0" w:color="auto"/>
                <w:right w:val="none" w:sz="0" w:space="0" w:color="auto"/>
              </w:divBdr>
            </w:div>
            <w:div w:id="1003240618">
              <w:marLeft w:val="0"/>
              <w:marRight w:val="0"/>
              <w:marTop w:val="0"/>
              <w:marBottom w:val="0"/>
              <w:divBdr>
                <w:top w:val="none" w:sz="0" w:space="0" w:color="auto"/>
                <w:left w:val="none" w:sz="0" w:space="0" w:color="auto"/>
                <w:bottom w:val="none" w:sz="0" w:space="0" w:color="auto"/>
                <w:right w:val="none" w:sz="0" w:space="0" w:color="auto"/>
              </w:divBdr>
            </w:div>
            <w:div w:id="1371883622">
              <w:marLeft w:val="0"/>
              <w:marRight w:val="0"/>
              <w:marTop w:val="0"/>
              <w:marBottom w:val="0"/>
              <w:divBdr>
                <w:top w:val="none" w:sz="0" w:space="0" w:color="auto"/>
                <w:left w:val="none" w:sz="0" w:space="0" w:color="auto"/>
                <w:bottom w:val="none" w:sz="0" w:space="0" w:color="auto"/>
                <w:right w:val="none" w:sz="0" w:space="0" w:color="auto"/>
              </w:divBdr>
            </w:div>
          </w:divsChild>
        </w:div>
        <w:div w:id="1218511490">
          <w:marLeft w:val="0"/>
          <w:marRight w:val="0"/>
          <w:marTop w:val="0"/>
          <w:marBottom w:val="0"/>
          <w:divBdr>
            <w:top w:val="none" w:sz="0" w:space="0" w:color="auto"/>
            <w:left w:val="none" w:sz="0" w:space="0" w:color="auto"/>
            <w:bottom w:val="none" w:sz="0" w:space="0" w:color="auto"/>
            <w:right w:val="none" w:sz="0" w:space="0" w:color="auto"/>
          </w:divBdr>
          <w:divsChild>
            <w:div w:id="230628369">
              <w:marLeft w:val="0"/>
              <w:marRight w:val="0"/>
              <w:marTop w:val="0"/>
              <w:marBottom w:val="0"/>
              <w:divBdr>
                <w:top w:val="none" w:sz="0" w:space="0" w:color="auto"/>
                <w:left w:val="none" w:sz="0" w:space="0" w:color="auto"/>
                <w:bottom w:val="none" w:sz="0" w:space="0" w:color="auto"/>
                <w:right w:val="none" w:sz="0" w:space="0" w:color="auto"/>
              </w:divBdr>
            </w:div>
            <w:div w:id="472136903">
              <w:marLeft w:val="0"/>
              <w:marRight w:val="0"/>
              <w:marTop w:val="0"/>
              <w:marBottom w:val="0"/>
              <w:divBdr>
                <w:top w:val="none" w:sz="0" w:space="0" w:color="auto"/>
                <w:left w:val="none" w:sz="0" w:space="0" w:color="auto"/>
                <w:bottom w:val="none" w:sz="0" w:space="0" w:color="auto"/>
                <w:right w:val="none" w:sz="0" w:space="0" w:color="auto"/>
              </w:divBdr>
            </w:div>
            <w:div w:id="567233327">
              <w:marLeft w:val="0"/>
              <w:marRight w:val="0"/>
              <w:marTop w:val="0"/>
              <w:marBottom w:val="0"/>
              <w:divBdr>
                <w:top w:val="none" w:sz="0" w:space="0" w:color="auto"/>
                <w:left w:val="none" w:sz="0" w:space="0" w:color="auto"/>
                <w:bottom w:val="none" w:sz="0" w:space="0" w:color="auto"/>
                <w:right w:val="none" w:sz="0" w:space="0" w:color="auto"/>
              </w:divBdr>
            </w:div>
            <w:div w:id="1836337994">
              <w:marLeft w:val="0"/>
              <w:marRight w:val="0"/>
              <w:marTop w:val="0"/>
              <w:marBottom w:val="0"/>
              <w:divBdr>
                <w:top w:val="none" w:sz="0" w:space="0" w:color="auto"/>
                <w:left w:val="none" w:sz="0" w:space="0" w:color="auto"/>
                <w:bottom w:val="none" w:sz="0" w:space="0" w:color="auto"/>
                <w:right w:val="none" w:sz="0" w:space="0" w:color="auto"/>
              </w:divBdr>
            </w:div>
            <w:div w:id="1845511467">
              <w:marLeft w:val="0"/>
              <w:marRight w:val="0"/>
              <w:marTop w:val="0"/>
              <w:marBottom w:val="0"/>
              <w:divBdr>
                <w:top w:val="none" w:sz="0" w:space="0" w:color="auto"/>
                <w:left w:val="none" w:sz="0" w:space="0" w:color="auto"/>
                <w:bottom w:val="none" w:sz="0" w:space="0" w:color="auto"/>
                <w:right w:val="none" w:sz="0" w:space="0" w:color="auto"/>
              </w:divBdr>
            </w:div>
          </w:divsChild>
        </w:div>
        <w:div w:id="1284967888">
          <w:marLeft w:val="0"/>
          <w:marRight w:val="0"/>
          <w:marTop w:val="0"/>
          <w:marBottom w:val="0"/>
          <w:divBdr>
            <w:top w:val="none" w:sz="0" w:space="0" w:color="auto"/>
            <w:left w:val="none" w:sz="0" w:space="0" w:color="auto"/>
            <w:bottom w:val="none" w:sz="0" w:space="0" w:color="auto"/>
            <w:right w:val="none" w:sz="0" w:space="0" w:color="auto"/>
          </w:divBdr>
          <w:divsChild>
            <w:div w:id="1487162705">
              <w:marLeft w:val="-75"/>
              <w:marRight w:val="0"/>
              <w:marTop w:val="30"/>
              <w:marBottom w:val="30"/>
              <w:divBdr>
                <w:top w:val="none" w:sz="0" w:space="0" w:color="auto"/>
                <w:left w:val="none" w:sz="0" w:space="0" w:color="auto"/>
                <w:bottom w:val="none" w:sz="0" w:space="0" w:color="auto"/>
                <w:right w:val="none" w:sz="0" w:space="0" w:color="auto"/>
              </w:divBdr>
              <w:divsChild>
                <w:div w:id="186067796">
                  <w:marLeft w:val="0"/>
                  <w:marRight w:val="0"/>
                  <w:marTop w:val="0"/>
                  <w:marBottom w:val="0"/>
                  <w:divBdr>
                    <w:top w:val="none" w:sz="0" w:space="0" w:color="auto"/>
                    <w:left w:val="none" w:sz="0" w:space="0" w:color="auto"/>
                    <w:bottom w:val="none" w:sz="0" w:space="0" w:color="auto"/>
                    <w:right w:val="none" w:sz="0" w:space="0" w:color="auto"/>
                  </w:divBdr>
                  <w:divsChild>
                    <w:div w:id="2070683363">
                      <w:marLeft w:val="0"/>
                      <w:marRight w:val="0"/>
                      <w:marTop w:val="0"/>
                      <w:marBottom w:val="0"/>
                      <w:divBdr>
                        <w:top w:val="none" w:sz="0" w:space="0" w:color="auto"/>
                        <w:left w:val="none" w:sz="0" w:space="0" w:color="auto"/>
                        <w:bottom w:val="none" w:sz="0" w:space="0" w:color="auto"/>
                        <w:right w:val="none" w:sz="0" w:space="0" w:color="auto"/>
                      </w:divBdr>
                    </w:div>
                  </w:divsChild>
                </w:div>
                <w:div w:id="367611549">
                  <w:marLeft w:val="0"/>
                  <w:marRight w:val="0"/>
                  <w:marTop w:val="0"/>
                  <w:marBottom w:val="0"/>
                  <w:divBdr>
                    <w:top w:val="none" w:sz="0" w:space="0" w:color="auto"/>
                    <w:left w:val="none" w:sz="0" w:space="0" w:color="auto"/>
                    <w:bottom w:val="none" w:sz="0" w:space="0" w:color="auto"/>
                    <w:right w:val="none" w:sz="0" w:space="0" w:color="auto"/>
                  </w:divBdr>
                  <w:divsChild>
                    <w:div w:id="543366961">
                      <w:marLeft w:val="0"/>
                      <w:marRight w:val="0"/>
                      <w:marTop w:val="0"/>
                      <w:marBottom w:val="0"/>
                      <w:divBdr>
                        <w:top w:val="none" w:sz="0" w:space="0" w:color="auto"/>
                        <w:left w:val="none" w:sz="0" w:space="0" w:color="auto"/>
                        <w:bottom w:val="none" w:sz="0" w:space="0" w:color="auto"/>
                        <w:right w:val="none" w:sz="0" w:space="0" w:color="auto"/>
                      </w:divBdr>
                    </w:div>
                    <w:div w:id="791627801">
                      <w:marLeft w:val="0"/>
                      <w:marRight w:val="0"/>
                      <w:marTop w:val="0"/>
                      <w:marBottom w:val="0"/>
                      <w:divBdr>
                        <w:top w:val="none" w:sz="0" w:space="0" w:color="auto"/>
                        <w:left w:val="none" w:sz="0" w:space="0" w:color="auto"/>
                        <w:bottom w:val="none" w:sz="0" w:space="0" w:color="auto"/>
                        <w:right w:val="none" w:sz="0" w:space="0" w:color="auto"/>
                      </w:divBdr>
                    </w:div>
                    <w:div w:id="802113112">
                      <w:marLeft w:val="0"/>
                      <w:marRight w:val="0"/>
                      <w:marTop w:val="0"/>
                      <w:marBottom w:val="0"/>
                      <w:divBdr>
                        <w:top w:val="none" w:sz="0" w:space="0" w:color="auto"/>
                        <w:left w:val="none" w:sz="0" w:space="0" w:color="auto"/>
                        <w:bottom w:val="none" w:sz="0" w:space="0" w:color="auto"/>
                        <w:right w:val="none" w:sz="0" w:space="0" w:color="auto"/>
                      </w:divBdr>
                    </w:div>
                    <w:div w:id="1938977820">
                      <w:marLeft w:val="0"/>
                      <w:marRight w:val="0"/>
                      <w:marTop w:val="0"/>
                      <w:marBottom w:val="0"/>
                      <w:divBdr>
                        <w:top w:val="none" w:sz="0" w:space="0" w:color="auto"/>
                        <w:left w:val="none" w:sz="0" w:space="0" w:color="auto"/>
                        <w:bottom w:val="none" w:sz="0" w:space="0" w:color="auto"/>
                        <w:right w:val="none" w:sz="0" w:space="0" w:color="auto"/>
                      </w:divBdr>
                    </w:div>
                    <w:div w:id="2088065398">
                      <w:marLeft w:val="0"/>
                      <w:marRight w:val="0"/>
                      <w:marTop w:val="0"/>
                      <w:marBottom w:val="0"/>
                      <w:divBdr>
                        <w:top w:val="none" w:sz="0" w:space="0" w:color="auto"/>
                        <w:left w:val="none" w:sz="0" w:space="0" w:color="auto"/>
                        <w:bottom w:val="none" w:sz="0" w:space="0" w:color="auto"/>
                        <w:right w:val="none" w:sz="0" w:space="0" w:color="auto"/>
                      </w:divBdr>
                    </w:div>
                  </w:divsChild>
                </w:div>
                <w:div w:id="553086538">
                  <w:marLeft w:val="0"/>
                  <w:marRight w:val="0"/>
                  <w:marTop w:val="0"/>
                  <w:marBottom w:val="0"/>
                  <w:divBdr>
                    <w:top w:val="none" w:sz="0" w:space="0" w:color="auto"/>
                    <w:left w:val="none" w:sz="0" w:space="0" w:color="auto"/>
                    <w:bottom w:val="none" w:sz="0" w:space="0" w:color="auto"/>
                    <w:right w:val="none" w:sz="0" w:space="0" w:color="auto"/>
                  </w:divBdr>
                  <w:divsChild>
                    <w:div w:id="1990282650">
                      <w:marLeft w:val="0"/>
                      <w:marRight w:val="0"/>
                      <w:marTop w:val="0"/>
                      <w:marBottom w:val="0"/>
                      <w:divBdr>
                        <w:top w:val="none" w:sz="0" w:space="0" w:color="auto"/>
                        <w:left w:val="none" w:sz="0" w:space="0" w:color="auto"/>
                        <w:bottom w:val="none" w:sz="0" w:space="0" w:color="auto"/>
                        <w:right w:val="none" w:sz="0" w:space="0" w:color="auto"/>
                      </w:divBdr>
                    </w:div>
                  </w:divsChild>
                </w:div>
                <w:div w:id="637033302">
                  <w:marLeft w:val="0"/>
                  <w:marRight w:val="0"/>
                  <w:marTop w:val="0"/>
                  <w:marBottom w:val="0"/>
                  <w:divBdr>
                    <w:top w:val="none" w:sz="0" w:space="0" w:color="auto"/>
                    <w:left w:val="none" w:sz="0" w:space="0" w:color="auto"/>
                    <w:bottom w:val="none" w:sz="0" w:space="0" w:color="auto"/>
                    <w:right w:val="none" w:sz="0" w:space="0" w:color="auto"/>
                  </w:divBdr>
                  <w:divsChild>
                    <w:div w:id="1874222327">
                      <w:marLeft w:val="0"/>
                      <w:marRight w:val="0"/>
                      <w:marTop w:val="0"/>
                      <w:marBottom w:val="0"/>
                      <w:divBdr>
                        <w:top w:val="none" w:sz="0" w:space="0" w:color="auto"/>
                        <w:left w:val="none" w:sz="0" w:space="0" w:color="auto"/>
                        <w:bottom w:val="none" w:sz="0" w:space="0" w:color="auto"/>
                        <w:right w:val="none" w:sz="0" w:space="0" w:color="auto"/>
                      </w:divBdr>
                    </w:div>
                  </w:divsChild>
                </w:div>
                <w:div w:id="639697988">
                  <w:marLeft w:val="0"/>
                  <w:marRight w:val="0"/>
                  <w:marTop w:val="0"/>
                  <w:marBottom w:val="0"/>
                  <w:divBdr>
                    <w:top w:val="none" w:sz="0" w:space="0" w:color="auto"/>
                    <w:left w:val="none" w:sz="0" w:space="0" w:color="auto"/>
                    <w:bottom w:val="none" w:sz="0" w:space="0" w:color="auto"/>
                    <w:right w:val="none" w:sz="0" w:space="0" w:color="auto"/>
                  </w:divBdr>
                  <w:divsChild>
                    <w:div w:id="230821244">
                      <w:marLeft w:val="0"/>
                      <w:marRight w:val="0"/>
                      <w:marTop w:val="0"/>
                      <w:marBottom w:val="0"/>
                      <w:divBdr>
                        <w:top w:val="none" w:sz="0" w:space="0" w:color="auto"/>
                        <w:left w:val="none" w:sz="0" w:space="0" w:color="auto"/>
                        <w:bottom w:val="none" w:sz="0" w:space="0" w:color="auto"/>
                        <w:right w:val="none" w:sz="0" w:space="0" w:color="auto"/>
                      </w:divBdr>
                    </w:div>
                    <w:div w:id="1259172527">
                      <w:marLeft w:val="0"/>
                      <w:marRight w:val="0"/>
                      <w:marTop w:val="0"/>
                      <w:marBottom w:val="0"/>
                      <w:divBdr>
                        <w:top w:val="none" w:sz="0" w:space="0" w:color="auto"/>
                        <w:left w:val="none" w:sz="0" w:space="0" w:color="auto"/>
                        <w:bottom w:val="none" w:sz="0" w:space="0" w:color="auto"/>
                        <w:right w:val="none" w:sz="0" w:space="0" w:color="auto"/>
                      </w:divBdr>
                    </w:div>
                    <w:div w:id="1541749251">
                      <w:marLeft w:val="0"/>
                      <w:marRight w:val="0"/>
                      <w:marTop w:val="0"/>
                      <w:marBottom w:val="0"/>
                      <w:divBdr>
                        <w:top w:val="none" w:sz="0" w:space="0" w:color="auto"/>
                        <w:left w:val="none" w:sz="0" w:space="0" w:color="auto"/>
                        <w:bottom w:val="none" w:sz="0" w:space="0" w:color="auto"/>
                        <w:right w:val="none" w:sz="0" w:space="0" w:color="auto"/>
                      </w:divBdr>
                    </w:div>
                  </w:divsChild>
                </w:div>
                <w:div w:id="785733426">
                  <w:marLeft w:val="0"/>
                  <w:marRight w:val="0"/>
                  <w:marTop w:val="0"/>
                  <w:marBottom w:val="0"/>
                  <w:divBdr>
                    <w:top w:val="none" w:sz="0" w:space="0" w:color="auto"/>
                    <w:left w:val="none" w:sz="0" w:space="0" w:color="auto"/>
                    <w:bottom w:val="none" w:sz="0" w:space="0" w:color="auto"/>
                    <w:right w:val="none" w:sz="0" w:space="0" w:color="auto"/>
                  </w:divBdr>
                  <w:divsChild>
                    <w:div w:id="67579321">
                      <w:marLeft w:val="0"/>
                      <w:marRight w:val="0"/>
                      <w:marTop w:val="0"/>
                      <w:marBottom w:val="0"/>
                      <w:divBdr>
                        <w:top w:val="none" w:sz="0" w:space="0" w:color="auto"/>
                        <w:left w:val="none" w:sz="0" w:space="0" w:color="auto"/>
                        <w:bottom w:val="none" w:sz="0" w:space="0" w:color="auto"/>
                        <w:right w:val="none" w:sz="0" w:space="0" w:color="auto"/>
                      </w:divBdr>
                    </w:div>
                  </w:divsChild>
                </w:div>
                <w:div w:id="1012218321">
                  <w:marLeft w:val="0"/>
                  <w:marRight w:val="0"/>
                  <w:marTop w:val="0"/>
                  <w:marBottom w:val="0"/>
                  <w:divBdr>
                    <w:top w:val="none" w:sz="0" w:space="0" w:color="auto"/>
                    <w:left w:val="none" w:sz="0" w:space="0" w:color="auto"/>
                    <w:bottom w:val="none" w:sz="0" w:space="0" w:color="auto"/>
                    <w:right w:val="none" w:sz="0" w:space="0" w:color="auto"/>
                  </w:divBdr>
                  <w:divsChild>
                    <w:div w:id="1163545013">
                      <w:marLeft w:val="0"/>
                      <w:marRight w:val="0"/>
                      <w:marTop w:val="0"/>
                      <w:marBottom w:val="0"/>
                      <w:divBdr>
                        <w:top w:val="none" w:sz="0" w:space="0" w:color="auto"/>
                        <w:left w:val="none" w:sz="0" w:space="0" w:color="auto"/>
                        <w:bottom w:val="none" w:sz="0" w:space="0" w:color="auto"/>
                        <w:right w:val="none" w:sz="0" w:space="0" w:color="auto"/>
                      </w:divBdr>
                    </w:div>
                  </w:divsChild>
                </w:div>
                <w:div w:id="1025449842">
                  <w:marLeft w:val="0"/>
                  <w:marRight w:val="0"/>
                  <w:marTop w:val="0"/>
                  <w:marBottom w:val="0"/>
                  <w:divBdr>
                    <w:top w:val="none" w:sz="0" w:space="0" w:color="auto"/>
                    <w:left w:val="none" w:sz="0" w:space="0" w:color="auto"/>
                    <w:bottom w:val="none" w:sz="0" w:space="0" w:color="auto"/>
                    <w:right w:val="none" w:sz="0" w:space="0" w:color="auto"/>
                  </w:divBdr>
                  <w:divsChild>
                    <w:div w:id="1664814282">
                      <w:marLeft w:val="0"/>
                      <w:marRight w:val="0"/>
                      <w:marTop w:val="0"/>
                      <w:marBottom w:val="0"/>
                      <w:divBdr>
                        <w:top w:val="none" w:sz="0" w:space="0" w:color="auto"/>
                        <w:left w:val="none" w:sz="0" w:space="0" w:color="auto"/>
                        <w:bottom w:val="none" w:sz="0" w:space="0" w:color="auto"/>
                        <w:right w:val="none" w:sz="0" w:space="0" w:color="auto"/>
                      </w:divBdr>
                    </w:div>
                  </w:divsChild>
                </w:div>
                <w:div w:id="1049260078">
                  <w:marLeft w:val="0"/>
                  <w:marRight w:val="0"/>
                  <w:marTop w:val="0"/>
                  <w:marBottom w:val="0"/>
                  <w:divBdr>
                    <w:top w:val="none" w:sz="0" w:space="0" w:color="auto"/>
                    <w:left w:val="none" w:sz="0" w:space="0" w:color="auto"/>
                    <w:bottom w:val="none" w:sz="0" w:space="0" w:color="auto"/>
                    <w:right w:val="none" w:sz="0" w:space="0" w:color="auto"/>
                  </w:divBdr>
                  <w:divsChild>
                    <w:div w:id="84495900">
                      <w:marLeft w:val="0"/>
                      <w:marRight w:val="0"/>
                      <w:marTop w:val="0"/>
                      <w:marBottom w:val="0"/>
                      <w:divBdr>
                        <w:top w:val="none" w:sz="0" w:space="0" w:color="auto"/>
                        <w:left w:val="none" w:sz="0" w:space="0" w:color="auto"/>
                        <w:bottom w:val="none" w:sz="0" w:space="0" w:color="auto"/>
                        <w:right w:val="none" w:sz="0" w:space="0" w:color="auto"/>
                      </w:divBdr>
                    </w:div>
                    <w:div w:id="397245327">
                      <w:marLeft w:val="0"/>
                      <w:marRight w:val="0"/>
                      <w:marTop w:val="0"/>
                      <w:marBottom w:val="0"/>
                      <w:divBdr>
                        <w:top w:val="none" w:sz="0" w:space="0" w:color="auto"/>
                        <w:left w:val="none" w:sz="0" w:space="0" w:color="auto"/>
                        <w:bottom w:val="none" w:sz="0" w:space="0" w:color="auto"/>
                        <w:right w:val="none" w:sz="0" w:space="0" w:color="auto"/>
                      </w:divBdr>
                    </w:div>
                    <w:div w:id="835801818">
                      <w:marLeft w:val="0"/>
                      <w:marRight w:val="0"/>
                      <w:marTop w:val="0"/>
                      <w:marBottom w:val="0"/>
                      <w:divBdr>
                        <w:top w:val="none" w:sz="0" w:space="0" w:color="auto"/>
                        <w:left w:val="none" w:sz="0" w:space="0" w:color="auto"/>
                        <w:bottom w:val="none" w:sz="0" w:space="0" w:color="auto"/>
                        <w:right w:val="none" w:sz="0" w:space="0" w:color="auto"/>
                      </w:divBdr>
                    </w:div>
                  </w:divsChild>
                </w:div>
                <w:div w:id="1361664065">
                  <w:marLeft w:val="0"/>
                  <w:marRight w:val="0"/>
                  <w:marTop w:val="0"/>
                  <w:marBottom w:val="0"/>
                  <w:divBdr>
                    <w:top w:val="none" w:sz="0" w:space="0" w:color="auto"/>
                    <w:left w:val="none" w:sz="0" w:space="0" w:color="auto"/>
                    <w:bottom w:val="none" w:sz="0" w:space="0" w:color="auto"/>
                    <w:right w:val="none" w:sz="0" w:space="0" w:color="auto"/>
                  </w:divBdr>
                  <w:divsChild>
                    <w:div w:id="921723493">
                      <w:marLeft w:val="0"/>
                      <w:marRight w:val="0"/>
                      <w:marTop w:val="0"/>
                      <w:marBottom w:val="0"/>
                      <w:divBdr>
                        <w:top w:val="none" w:sz="0" w:space="0" w:color="auto"/>
                        <w:left w:val="none" w:sz="0" w:space="0" w:color="auto"/>
                        <w:bottom w:val="none" w:sz="0" w:space="0" w:color="auto"/>
                        <w:right w:val="none" w:sz="0" w:space="0" w:color="auto"/>
                      </w:divBdr>
                    </w:div>
                  </w:divsChild>
                </w:div>
                <w:div w:id="1367098283">
                  <w:marLeft w:val="0"/>
                  <w:marRight w:val="0"/>
                  <w:marTop w:val="0"/>
                  <w:marBottom w:val="0"/>
                  <w:divBdr>
                    <w:top w:val="none" w:sz="0" w:space="0" w:color="auto"/>
                    <w:left w:val="none" w:sz="0" w:space="0" w:color="auto"/>
                    <w:bottom w:val="none" w:sz="0" w:space="0" w:color="auto"/>
                    <w:right w:val="none" w:sz="0" w:space="0" w:color="auto"/>
                  </w:divBdr>
                  <w:divsChild>
                    <w:div w:id="2023435613">
                      <w:marLeft w:val="0"/>
                      <w:marRight w:val="0"/>
                      <w:marTop w:val="0"/>
                      <w:marBottom w:val="0"/>
                      <w:divBdr>
                        <w:top w:val="none" w:sz="0" w:space="0" w:color="auto"/>
                        <w:left w:val="none" w:sz="0" w:space="0" w:color="auto"/>
                        <w:bottom w:val="none" w:sz="0" w:space="0" w:color="auto"/>
                        <w:right w:val="none" w:sz="0" w:space="0" w:color="auto"/>
                      </w:divBdr>
                    </w:div>
                  </w:divsChild>
                </w:div>
                <w:div w:id="1541160667">
                  <w:marLeft w:val="0"/>
                  <w:marRight w:val="0"/>
                  <w:marTop w:val="0"/>
                  <w:marBottom w:val="0"/>
                  <w:divBdr>
                    <w:top w:val="none" w:sz="0" w:space="0" w:color="auto"/>
                    <w:left w:val="none" w:sz="0" w:space="0" w:color="auto"/>
                    <w:bottom w:val="none" w:sz="0" w:space="0" w:color="auto"/>
                    <w:right w:val="none" w:sz="0" w:space="0" w:color="auto"/>
                  </w:divBdr>
                  <w:divsChild>
                    <w:div w:id="371468190">
                      <w:marLeft w:val="0"/>
                      <w:marRight w:val="0"/>
                      <w:marTop w:val="0"/>
                      <w:marBottom w:val="0"/>
                      <w:divBdr>
                        <w:top w:val="none" w:sz="0" w:space="0" w:color="auto"/>
                        <w:left w:val="none" w:sz="0" w:space="0" w:color="auto"/>
                        <w:bottom w:val="none" w:sz="0" w:space="0" w:color="auto"/>
                        <w:right w:val="none" w:sz="0" w:space="0" w:color="auto"/>
                      </w:divBdr>
                    </w:div>
                  </w:divsChild>
                </w:div>
                <w:div w:id="1557281883">
                  <w:marLeft w:val="0"/>
                  <w:marRight w:val="0"/>
                  <w:marTop w:val="0"/>
                  <w:marBottom w:val="0"/>
                  <w:divBdr>
                    <w:top w:val="none" w:sz="0" w:space="0" w:color="auto"/>
                    <w:left w:val="none" w:sz="0" w:space="0" w:color="auto"/>
                    <w:bottom w:val="none" w:sz="0" w:space="0" w:color="auto"/>
                    <w:right w:val="none" w:sz="0" w:space="0" w:color="auto"/>
                  </w:divBdr>
                  <w:divsChild>
                    <w:div w:id="848711554">
                      <w:marLeft w:val="0"/>
                      <w:marRight w:val="0"/>
                      <w:marTop w:val="0"/>
                      <w:marBottom w:val="0"/>
                      <w:divBdr>
                        <w:top w:val="none" w:sz="0" w:space="0" w:color="auto"/>
                        <w:left w:val="none" w:sz="0" w:space="0" w:color="auto"/>
                        <w:bottom w:val="none" w:sz="0" w:space="0" w:color="auto"/>
                        <w:right w:val="none" w:sz="0" w:space="0" w:color="auto"/>
                      </w:divBdr>
                    </w:div>
                  </w:divsChild>
                </w:div>
                <w:div w:id="1625501199">
                  <w:marLeft w:val="0"/>
                  <w:marRight w:val="0"/>
                  <w:marTop w:val="0"/>
                  <w:marBottom w:val="0"/>
                  <w:divBdr>
                    <w:top w:val="none" w:sz="0" w:space="0" w:color="auto"/>
                    <w:left w:val="none" w:sz="0" w:space="0" w:color="auto"/>
                    <w:bottom w:val="none" w:sz="0" w:space="0" w:color="auto"/>
                    <w:right w:val="none" w:sz="0" w:space="0" w:color="auto"/>
                  </w:divBdr>
                  <w:divsChild>
                    <w:div w:id="1497301568">
                      <w:marLeft w:val="0"/>
                      <w:marRight w:val="0"/>
                      <w:marTop w:val="0"/>
                      <w:marBottom w:val="0"/>
                      <w:divBdr>
                        <w:top w:val="none" w:sz="0" w:space="0" w:color="auto"/>
                        <w:left w:val="none" w:sz="0" w:space="0" w:color="auto"/>
                        <w:bottom w:val="none" w:sz="0" w:space="0" w:color="auto"/>
                        <w:right w:val="none" w:sz="0" w:space="0" w:color="auto"/>
                      </w:divBdr>
                    </w:div>
                  </w:divsChild>
                </w:div>
                <w:div w:id="1840346557">
                  <w:marLeft w:val="0"/>
                  <w:marRight w:val="0"/>
                  <w:marTop w:val="0"/>
                  <w:marBottom w:val="0"/>
                  <w:divBdr>
                    <w:top w:val="none" w:sz="0" w:space="0" w:color="auto"/>
                    <w:left w:val="none" w:sz="0" w:space="0" w:color="auto"/>
                    <w:bottom w:val="none" w:sz="0" w:space="0" w:color="auto"/>
                    <w:right w:val="none" w:sz="0" w:space="0" w:color="auto"/>
                  </w:divBdr>
                  <w:divsChild>
                    <w:div w:id="518391998">
                      <w:marLeft w:val="0"/>
                      <w:marRight w:val="0"/>
                      <w:marTop w:val="0"/>
                      <w:marBottom w:val="0"/>
                      <w:divBdr>
                        <w:top w:val="none" w:sz="0" w:space="0" w:color="auto"/>
                        <w:left w:val="none" w:sz="0" w:space="0" w:color="auto"/>
                        <w:bottom w:val="none" w:sz="0" w:space="0" w:color="auto"/>
                        <w:right w:val="none" w:sz="0" w:space="0" w:color="auto"/>
                      </w:divBdr>
                    </w:div>
                  </w:divsChild>
                </w:div>
                <w:div w:id="2056928454">
                  <w:marLeft w:val="0"/>
                  <w:marRight w:val="0"/>
                  <w:marTop w:val="0"/>
                  <w:marBottom w:val="0"/>
                  <w:divBdr>
                    <w:top w:val="none" w:sz="0" w:space="0" w:color="auto"/>
                    <w:left w:val="none" w:sz="0" w:space="0" w:color="auto"/>
                    <w:bottom w:val="none" w:sz="0" w:space="0" w:color="auto"/>
                    <w:right w:val="none" w:sz="0" w:space="0" w:color="auto"/>
                  </w:divBdr>
                  <w:divsChild>
                    <w:div w:id="17338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22403">
          <w:marLeft w:val="0"/>
          <w:marRight w:val="0"/>
          <w:marTop w:val="0"/>
          <w:marBottom w:val="0"/>
          <w:divBdr>
            <w:top w:val="none" w:sz="0" w:space="0" w:color="auto"/>
            <w:left w:val="none" w:sz="0" w:space="0" w:color="auto"/>
            <w:bottom w:val="none" w:sz="0" w:space="0" w:color="auto"/>
            <w:right w:val="none" w:sz="0" w:space="0" w:color="auto"/>
          </w:divBdr>
          <w:divsChild>
            <w:div w:id="815299462">
              <w:marLeft w:val="0"/>
              <w:marRight w:val="0"/>
              <w:marTop w:val="0"/>
              <w:marBottom w:val="0"/>
              <w:divBdr>
                <w:top w:val="none" w:sz="0" w:space="0" w:color="auto"/>
                <w:left w:val="none" w:sz="0" w:space="0" w:color="auto"/>
                <w:bottom w:val="none" w:sz="0" w:space="0" w:color="auto"/>
                <w:right w:val="none" w:sz="0" w:space="0" w:color="auto"/>
              </w:divBdr>
            </w:div>
            <w:div w:id="1045837272">
              <w:marLeft w:val="0"/>
              <w:marRight w:val="0"/>
              <w:marTop w:val="0"/>
              <w:marBottom w:val="0"/>
              <w:divBdr>
                <w:top w:val="none" w:sz="0" w:space="0" w:color="auto"/>
                <w:left w:val="none" w:sz="0" w:space="0" w:color="auto"/>
                <w:bottom w:val="none" w:sz="0" w:space="0" w:color="auto"/>
                <w:right w:val="none" w:sz="0" w:space="0" w:color="auto"/>
              </w:divBdr>
            </w:div>
            <w:div w:id="1133788671">
              <w:marLeft w:val="0"/>
              <w:marRight w:val="0"/>
              <w:marTop w:val="0"/>
              <w:marBottom w:val="0"/>
              <w:divBdr>
                <w:top w:val="none" w:sz="0" w:space="0" w:color="auto"/>
                <w:left w:val="none" w:sz="0" w:space="0" w:color="auto"/>
                <w:bottom w:val="none" w:sz="0" w:space="0" w:color="auto"/>
                <w:right w:val="none" w:sz="0" w:space="0" w:color="auto"/>
              </w:divBdr>
            </w:div>
            <w:div w:id="1145859242">
              <w:marLeft w:val="0"/>
              <w:marRight w:val="0"/>
              <w:marTop w:val="0"/>
              <w:marBottom w:val="0"/>
              <w:divBdr>
                <w:top w:val="none" w:sz="0" w:space="0" w:color="auto"/>
                <w:left w:val="none" w:sz="0" w:space="0" w:color="auto"/>
                <w:bottom w:val="none" w:sz="0" w:space="0" w:color="auto"/>
                <w:right w:val="none" w:sz="0" w:space="0" w:color="auto"/>
              </w:divBdr>
            </w:div>
            <w:div w:id="1868832114">
              <w:marLeft w:val="0"/>
              <w:marRight w:val="0"/>
              <w:marTop w:val="0"/>
              <w:marBottom w:val="0"/>
              <w:divBdr>
                <w:top w:val="none" w:sz="0" w:space="0" w:color="auto"/>
                <w:left w:val="none" w:sz="0" w:space="0" w:color="auto"/>
                <w:bottom w:val="none" w:sz="0" w:space="0" w:color="auto"/>
                <w:right w:val="none" w:sz="0" w:space="0" w:color="auto"/>
              </w:divBdr>
            </w:div>
          </w:divsChild>
        </w:div>
        <w:div w:id="2017337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oi.org/10.1186/s40561-019-0106-1" TargetMode="External"/><Relationship Id="rId18" Type="http://schemas.openxmlformats.org/officeDocument/2006/relationships/hyperlink" Target="https://developer.mozilla.org/en-US/docs/Web/Performance/How_long_is_too_lon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opsera.io/blog/13-code-quality-metrics-that-you-must-track"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forestapp.cc/" TargetMode="External"/><Relationship Id="rId25" Type="http://schemas.openxmlformats.org/officeDocument/2006/relationships/hyperlink" Target="https://ico.org.uk/for-organisations/uk-gdpr-guidance-and-resources/personal-information-what-is-it/what-is-personal-information-a-guide/" TargetMode="External"/><Relationship Id="rId2" Type="http://schemas.openxmlformats.org/officeDocument/2006/relationships/customXml" Target="../customXml/item2.xml"/><Relationship Id="rId16" Type="http://schemas.openxmlformats.org/officeDocument/2006/relationships/hyperlink" Target="https://www.headspace.com/meditation" TargetMode="External"/><Relationship Id="rId20" Type="http://schemas.openxmlformats.org/officeDocument/2006/relationships/hyperlink" Target="https://www.healthline.com/health/mental-health/types-of-meditat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dev.fitbit.com/build/fitbit-studio/" TargetMode="External"/><Relationship Id="rId5" Type="http://schemas.openxmlformats.org/officeDocument/2006/relationships/styles" Target="styles.xml"/><Relationship Id="rId15" Type="http://schemas.openxmlformats.org/officeDocument/2006/relationships/hyperlink" Target="https://hal.science/hal-02323605/document" TargetMode="External"/><Relationship Id="rId23" Type="http://schemas.openxmlformats.org/officeDocument/2006/relationships/hyperlink" Target="https://www.digitaltrends.com/mobile/google-migrating-killing-fitbit-accounts-news/" TargetMode="External"/><Relationship Id="rId28"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hyperlink" Target="https://www.gravitywell.co.uk/insights/ux-goals-how-to-make-something-intuitiv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healthline.com/health/dangerous-heart-rate" TargetMode="External"/><Relationship Id="rId22" Type="http://schemas.openxmlformats.org/officeDocument/2006/relationships/hyperlink" Target="https://uxplanet.org/how-to-write-good-error-messages-858e4551cd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29AEABB2DF9F4E902ED616D665133F" ma:contentTypeVersion="3" ma:contentTypeDescription="Create a new document." ma:contentTypeScope="" ma:versionID="6c05308b690355ffb0fa436f8cb34568">
  <xsd:schema xmlns:xsd="http://www.w3.org/2001/XMLSchema" xmlns:xs="http://www.w3.org/2001/XMLSchema" xmlns:p="http://schemas.microsoft.com/office/2006/metadata/properties" xmlns:ns3="5cbbcd18-735e-4945-9551-c599062a39c3" targetNamespace="http://schemas.microsoft.com/office/2006/metadata/properties" ma:root="true" ma:fieldsID="d1a55a2cb22f96f5c3727f8c721616f5" ns3:_="">
    <xsd:import namespace="5cbbcd18-735e-4945-9551-c599062a39c3"/>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bbcd18-735e-4945-9551-c599062a39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A4D66F-4926-441D-BA0A-0234267003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bbcd18-735e-4945-9551-c599062a39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8B8993-841C-421A-ABCE-915F04F1FB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8ABCDA-B2E0-47A7-91A2-7F91B03AC1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6099</Words>
  <Characters>34770</Characters>
  <Application>Microsoft Office Word</Application>
  <DocSecurity>4</DocSecurity>
  <Lines>289</Lines>
  <Paragraphs>81</Paragraphs>
  <ScaleCrop>false</ScaleCrop>
  <Company/>
  <LinksUpToDate>false</LinksUpToDate>
  <CharactersWithSpaces>40788</CharactersWithSpaces>
  <SharedDoc>false</SharedDoc>
  <HLinks>
    <vt:vector size="264" baseType="variant">
      <vt:variant>
        <vt:i4>4194327</vt:i4>
      </vt:variant>
      <vt:variant>
        <vt:i4>225</vt:i4>
      </vt:variant>
      <vt:variant>
        <vt:i4>0</vt:i4>
      </vt:variant>
      <vt:variant>
        <vt:i4>5</vt:i4>
      </vt:variant>
      <vt:variant>
        <vt:lpwstr>https://ico.org.uk/for-organisations/uk-gdpr-guidance-and-resources/personal-information-what-is-it/what-is-personal-information-a-guide/</vt:lpwstr>
      </vt:variant>
      <vt:variant>
        <vt:lpwstr/>
      </vt:variant>
      <vt:variant>
        <vt:i4>7143521</vt:i4>
      </vt:variant>
      <vt:variant>
        <vt:i4>222</vt:i4>
      </vt:variant>
      <vt:variant>
        <vt:i4>0</vt:i4>
      </vt:variant>
      <vt:variant>
        <vt:i4>5</vt:i4>
      </vt:variant>
      <vt:variant>
        <vt:lpwstr>https://dev.fitbit.com/build/fitbit-studio/</vt:lpwstr>
      </vt:variant>
      <vt:variant>
        <vt:lpwstr/>
      </vt:variant>
      <vt:variant>
        <vt:i4>3473449</vt:i4>
      </vt:variant>
      <vt:variant>
        <vt:i4>219</vt:i4>
      </vt:variant>
      <vt:variant>
        <vt:i4>0</vt:i4>
      </vt:variant>
      <vt:variant>
        <vt:i4>5</vt:i4>
      </vt:variant>
      <vt:variant>
        <vt:lpwstr>https://www.digitaltrends.com/mobile/google-migrating-killing-fitbit-accounts-news/</vt:lpwstr>
      </vt:variant>
      <vt:variant>
        <vt:lpwstr/>
      </vt:variant>
      <vt:variant>
        <vt:i4>1245201</vt:i4>
      </vt:variant>
      <vt:variant>
        <vt:i4>216</vt:i4>
      </vt:variant>
      <vt:variant>
        <vt:i4>0</vt:i4>
      </vt:variant>
      <vt:variant>
        <vt:i4>5</vt:i4>
      </vt:variant>
      <vt:variant>
        <vt:lpwstr>https://uxplanet.org/how-to-write-good-error-messages-858e4551cd4</vt:lpwstr>
      </vt:variant>
      <vt:variant>
        <vt:lpwstr/>
      </vt:variant>
      <vt:variant>
        <vt:i4>6357119</vt:i4>
      </vt:variant>
      <vt:variant>
        <vt:i4>213</vt:i4>
      </vt:variant>
      <vt:variant>
        <vt:i4>0</vt:i4>
      </vt:variant>
      <vt:variant>
        <vt:i4>5</vt:i4>
      </vt:variant>
      <vt:variant>
        <vt:lpwstr>https://www.opsera.io/blog/13-code-quality-metrics-that-you-must-track</vt:lpwstr>
      </vt:variant>
      <vt:variant>
        <vt:lpwstr/>
      </vt:variant>
      <vt:variant>
        <vt:i4>6750255</vt:i4>
      </vt:variant>
      <vt:variant>
        <vt:i4>210</vt:i4>
      </vt:variant>
      <vt:variant>
        <vt:i4>0</vt:i4>
      </vt:variant>
      <vt:variant>
        <vt:i4>5</vt:i4>
      </vt:variant>
      <vt:variant>
        <vt:lpwstr>https://www.healthline.com/health/mental-health/types-of-meditation</vt:lpwstr>
      </vt:variant>
      <vt:variant>
        <vt:lpwstr/>
      </vt:variant>
      <vt:variant>
        <vt:i4>4390924</vt:i4>
      </vt:variant>
      <vt:variant>
        <vt:i4>207</vt:i4>
      </vt:variant>
      <vt:variant>
        <vt:i4>0</vt:i4>
      </vt:variant>
      <vt:variant>
        <vt:i4>5</vt:i4>
      </vt:variant>
      <vt:variant>
        <vt:lpwstr>https://www.gravitywell.co.uk/insights/ux-goals-how-to-make-something-intuitive/</vt:lpwstr>
      </vt:variant>
      <vt:variant>
        <vt:lpwstr/>
      </vt:variant>
      <vt:variant>
        <vt:i4>3276922</vt:i4>
      </vt:variant>
      <vt:variant>
        <vt:i4>204</vt:i4>
      </vt:variant>
      <vt:variant>
        <vt:i4>0</vt:i4>
      </vt:variant>
      <vt:variant>
        <vt:i4>5</vt:i4>
      </vt:variant>
      <vt:variant>
        <vt:lpwstr>https://developer.mozilla.org/en-US/docs/Web/Performance/How_long_is_too_long</vt:lpwstr>
      </vt:variant>
      <vt:variant>
        <vt:lpwstr/>
      </vt:variant>
      <vt:variant>
        <vt:i4>720981</vt:i4>
      </vt:variant>
      <vt:variant>
        <vt:i4>201</vt:i4>
      </vt:variant>
      <vt:variant>
        <vt:i4>0</vt:i4>
      </vt:variant>
      <vt:variant>
        <vt:i4>5</vt:i4>
      </vt:variant>
      <vt:variant>
        <vt:lpwstr>https://www.forestapp.cc/</vt:lpwstr>
      </vt:variant>
      <vt:variant>
        <vt:lpwstr/>
      </vt:variant>
      <vt:variant>
        <vt:i4>6160470</vt:i4>
      </vt:variant>
      <vt:variant>
        <vt:i4>198</vt:i4>
      </vt:variant>
      <vt:variant>
        <vt:i4>0</vt:i4>
      </vt:variant>
      <vt:variant>
        <vt:i4>5</vt:i4>
      </vt:variant>
      <vt:variant>
        <vt:lpwstr>https://www.headspace.com/meditation</vt:lpwstr>
      </vt:variant>
      <vt:variant>
        <vt:lpwstr/>
      </vt:variant>
      <vt:variant>
        <vt:i4>6225921</vt:i4>
      </vt:variant>
      <vt:variant>
        <vt:i4>195</vt:i4>
      </vt:variant>
      <vt:variant>
        <vt:i4>0</vt:i4>
      </vt:variant>
      <vt:variant>
        <vt:i4>5</vt:i4>
      </vt:variant>
      <vt:variant>
        <vt:lpwstr>https://hal.science/hal-02323605/document</vt:lpwstr>
      </vt:variant>
      <vt:variant>
        <vt:lpwstr/>
      </vt:variant>
      <vt:variant>
        <vt:i4>7012408</vt:i4>
      </vt:variant>
      <vt:variant>
        <vt:i4>192</vt:i4>
      </vt:variant>
      <vt:variant>
        <vt:i4>0</vt:i4>
      </vt:variant>
      <vt:variant>
        <vt:i4>5</vt:i4>
      </vt:variant>
      <vt:variant>
        <vt:lpwstr>https://www.healthline.com/health/dangerous-heart-rate</vt:lpwstr>
      </vt:variant>
      <vt:variant>
        <vt:lpwstr/>
      </vt:variant>
      <vt:variant>
        <vt:i4>983070</vt:i4>
      </vt:variant>
      <vt:variant>
        <vt:i4>189</vt:i4>
      </vt:variant>
      <vt:variant>
        <vt:i4>0</vt:i4>
      </vt:variant>
      <vt:variant>
        <vt:i4>5</vt:i4>
      </vt:variant>
      <vt:variant>
        <vt:lpwstr>https://doi.org/10.1186/s40561-019-0106-1</vt:lpwstr>
      </vt:variant>
      <vt:variant>
        <vt:lpwstr/>
      </vt:variant>
      <vt:variant>
        <vt:i4>1703986</vt:i4>
      </vt:variant>
      <vt:variant>
        <vt:i4>182</vt:i4>
      </vt:variant>
      <vt:variant>
        <vt:i4>0</vt:i4>
      </vt:variant>
      <vt:variant>
        <vt:i4>5</vt:i4>
      </vt:variant>
      <vt:variant>
        <vt:lpwstr/>
      </vt:variant>
      <vt:variant>
        <vt:lpwstr>_Toc151574593</vt:lpwstr>
      </vt:variant>
      <vt:variant>
        <vt:i4>1703986</vt:i4>
      </vt:variant>
      <vt:variant>
        <vt:i4>176</vt:i4>
      </vt:variant>
      <vt:variant>
        <vt:i4>0</vt:i4>
      </vt:variant>
      <vt:variant>
        <vt:i4>5</vt:i4>
      </vt:variant>
      <vt:variant>
        <vt:lpwstr/>
      </vt:variant>
      <vt:variant>
        <vt:lpwstr>_Toc151574592</vt:lpwstr>
      </vt:variant>
      <vt:variant>
        <vt:i4>1703986</vt:i4>
      </vt:variant>
      <vt:variant>
        <vt:i4>170</vt:i4>
      </vt:variant>
      <vt:variant>
        <vt:i4>0</vt:i4>
      </vt:variant>
      <vt:variant>
        <vt:i4>5</vt:i4>
      </vt:variant>
      <vt:variant>
        <vt:lpwstr/>
      </vt:variant>
      <vt:variant>
        <vt:lpwstr>_Toc151574591</vt:lpwstr>
      </vt:variant>
      <vt:variant>
        <vt:i4>1703986</vt:i4>
      </vt:variant>
      <vt:variant>
        <vt:i4>164</vt:i4>
      </vt:variant>
      <vt:variant>
        <vt:i4>0</vt:i4>
      </vt:variant>
      <vt:variant>
        <vt:i4>5</vt:i4>
      </vt:variant>
      <vt:variant>
        <vt:lpwstr/>
      </vt:variant>
      <vt:variant>
        <vt:lpwstr>_Toc151574590</vt:lpwstr>
      </vt:variant>
      <vt:variant>
        <vt:i4>1769522</vt:i4>
      </vt:variant>
      <vt:variant>
        <vt:i4>158</vt:i4>
      </vt:variant>
      <vt:variant>
        <vt:i4>0</vt:i4>
      </vt:variant>
      <vt:variant>
        <vt:i4>5</vt:i4>
      </vt:variant>
      <vt:variant>
        <vt:lpwstr/>
      </vt:variant>
      <vt:variant>
        <vt:lpwstr>_Toc151574589</vt:lpwstr>
      </vt:variant>
      <vt:variant>
        <vt:i4>1769522</vt:i4>
      </vt:variant>
      <vt:variant>
        <vt:i4>152</vt:i4>
      </vt:variant>
      <vt:variant>
        <vt:i4>0</vt:i4>
      </vt:variant>
      <vt:variant>
        <vt:i4>5</vt:i4>
      </vt:variant>
      <vt:variant>
        <vt:lpwstr/>
      </vt:variant>
      <vt:variant>
        <vt:lpwstr>_Toc151574588</vt:lpwstr>
      </vt:variant>
      <vt:variant>
        <vt:i4>1769522</vt:i4>
      </vt:variant>
      <vt:variant>
        <vt:i4>146</vt:i4>
      </vt:variant>
      <vt:variant>
        <vt:i4>0</vt:i4>
      </vt:variant>
      <vt:variant>
        <vt:i4>5</vt:i4>
      </vt:variant>
      <vt:variant>
        <vt:lpwstr/>
      </vt:variant>
      <vt:variant>
        <vt:lpwstr>_Toc151574587</vt:lpwstr>
      </vt:variant>
      <vt:variant>
        <vt:i4>1769522</vt:i4>
      </vt:variant>
      <vt:variant>
        <vt:i4>140</vt:i4>
      </vt:variant>
      <vt:variant>
        <vt:i4>0</vt:i4>
      </vt:variant>
      <vt:variant>
        <vt:i4>5</vt:i4>
      </vt:variant>
      <vt:variant>
        <vt:lpwstr/>
      </vt:variant>
      <vt:variant>
        <vt:lpwstr>_Toc151574586</vt:lpwstr>
      </vt:variant>
      <vt:variant>
        <vt:i4>1769522</vt:i4>
      </vt:variant>
      <vt:variant>
        <vt:i4>134</vt:i4>
      </vt:variant>
      <vt:variant>
        <vt:i4>0</vt:i4>
      </vt:variant>
      <vt:variant>
        <vt:i4>5</vt:i4>
      </vt:variant>
      <vt:variant>
        <vt:lpwstr/>
      </vt:variant>
      <vt:variant>
        <vt:lpwstr>_Toc151574585</vt:lpwstr>
      </vt:variant>
      <vt:variant>
        <vt:i4>1769522</vt:i4>
      </vt:variant>
      <vt:variant>
        <vt:i4>128</vt:i4>
      </vt:variant>
      <vt:variant>
        <vt:i4>0</vt:i4>
      </vt:variant>
      <vt:variant>
        <vt:i4>5</vt:i4>
      </vt:variant>
      <vt:variant>
        <vt:lpwstr/>
      </vt:variant>
      <vt:variant>
        <vt:lpwstr>_Toc151574584</vt:lpwstr>
      </vt:variant>
      <vt:variant>
        <vt:i4>1769522</vt:i4>
      </vt:variant>
      <vt:variant>
        <vt:i4>122</vt:i4>
      </vt:variant>
      <vt:variant>
        <vt:i4>0</vt:i4>
      </vt:variant>
      <vt:variant>
        <vt:i4>5</vt:i4>
      </vt:variant>
      <vt:variant>
        <vt:lpwstr/>
      </vt:variant>
      <vt:variant>
        <vt:lpwstr>_Toc151574583</vt:lpwstr>
      </vt:variant>
      <vt:variant>
        <vt:i4>1769522</vt:i4>
      </vt:variant>
      <vt:variant>
        <vt:i4>116</vt:i4>
      </vt:variant>
      <vt:variant>
        <vt:i4>0</vt:i4>
      </vt:variant>
      <vt:variant>
        <vt:i4>5</vt:i4>
      </vt:variant>
      <vt:variant>
        <vt:lpwstr/>
      </vt:variant>
      <vt:variant>
        <vt:lpwstr>_Toc151574582</vt:lpwstr>
      </vt:variant>
      <vt:variant>
        <vt:i4>1769522</vt:i4>
      </vt:variant>
      <vt:variant>
        <vt:i4>110</vt:i4>
      </vt:variant>
      <vt:variant>
        <vt:i4>0</vt:i4>
      </vt:variant>
      <vt:variant>
        <vt:i4>5</vt:i4>
      </vt:variant>
      <vt:variant>
        <vt:lpwstr/>
      </vt:variant>
      <vt:variant>
        <vt:lpwstr>_Toc151574581</vt:lpwstr>
      </vt:variant>
      <vt:variant>
        <vt:i4>1769522</vt:i4>
      </vt:variant>
      <vt:variant>
        <vt:i4>104</vt:i4>
      </vt:variant>
      <vt:variant>
        <vt:i4>0</vt:i4>
      </vt:variant>
      <vt:variant>
        <vt:i4>5</vt:i4>
      </vt:variant>
      <vt:variant>
        <vt:lpwstr/>
      </vt:variant>
      <vt:variant>
        <vt:lpwstr>_Toc151574580</vt:lpwstr>
      </vt:variant>
      <vt:variant>
        <vt:i4>1310770</vt:i4>
      </vt:variant>
      <vt:variant>
        <vt:i4>98</vt:i4>
      </vt:variant>
      <vt:variant>
        <vt:i4>0</vt:i4>
      </vt:variant>
      <vt:variant>
        <vt:i4>5</vt:i4>
      </vt:variant>
      <vt:variant>
        <vt:lpwstr/>
      </vt:variant>
      <vt:variant>
        <vt:lpwstr>_Toc151574579</vt:lpwstr>
      </vt:variant>
      <vt:variant>
        <vt:i4>1310770</vt:i4>
      </vt:variant>
      <vt:variant>
        <vt:i4>92</vt:i4>
      </vt:variant>
      <vt:variant>
        <vt:i4>0</vt:i4>
      </vt:variant>
      <vt:variant>
        <vt:i4>5</vt:i4>
      </vt:variant>
      <vt:variant>
        <vt:lpwstr/>
      </vt:variant>
      <vt:variant>
        <vt:lpwstr>_Toc151574578</vt:lpwstr>
      </vt:variant>
      <vt:variant>
        <vt:i4>1310770</vt:i4>
      </vt:variant>
      <vt:variant>
        <vt:i4>86</vt:i4>
      </vt:variant>
      <vt:variant>
        <vt:i4>0</vt:i4>
      </vt:variant>
      <vt:variant>
        <vt:i4>5</vt:i4>
      </vt:variant>
      <vt:variant>
        <vt:lpwstr/>
      </vt:variant>
      <vt:variant>
        <vt:lpwstr>_Toc151574577</vt:lpwstr>
      </vt:variant>
      <vt:variant>
        <vt:i4>1310770</vt:i4>
      </vt:variant>
      <vt:variant>
        <vt:i4>80</vt:i4>
      </vt:variant>
      <vt:variant>
        <vt:i4>0</vt:i4>
      </vt:variant>
      <vt:variant>
        <vt:i4>5</vt:i4>
      </vt:variant>
      <vt:variant>
        <vt:lpwstr/>
      </vt:variant>
      <vt:variant>
        <vt:lpwstr>_Toc151574576</vt:lpwstr>
      </vt:variant>
      <vt:variant>
        <vt:i4>1310770</vt:i4>
      </vt:variant>
      <vt:variant>
        <vt:i4>74</vt:i4>
      </vt:variant>
      <vt:variant>
        <vt:i4>0</vt:i4>
      </vt:variant>
      <vt:variant>
        <vt:i4>5</vt:i4>
      </vt:variant>
      <vt:variant>
        <vt:lpwstr/>
      </vt:variant>
      <vt:variant>
        <vt:lpwstr>_Toc151574575</vt:lpwstr>
      </vt:variant>
      <vt:variant>
        <vt:i4>1310770</vt:i4>
      </vt:variant>
      <vt:variant>
        <vt:i4>68</vt:i4>
      </vt:variant>
      <vt:variant>
        <vt:i4>0</vt:i4>
      </vt:variant>
      <vt:variant>
        <vt:i4>5</vt:i4>
      </vt:variant>
      <vt:variant>
        <vt:lpwstr/>
      </vt:variant>
      <vt:variant>
        <vt:lpwstr>_Toc151574574</vt:lpwstr>
      </vt:variant>
      <vt:variant>
        <vt:i4>1310770</vt:i4>
      </vt:variant>
      <vt:variant>
        <vt:i4>62</vt:i4>
      </vt:variant>
      <vt:variant>
        <vt:i4>0</vt:i4>
      </vt:variant>
      <vt:variant>
        <vt:i4>5</vt:i4>
      </vt:variant>
      <vt:variant>
        <vt:lpwstr/>
      </vt:variant>
      <vt:variant>
        <vt:lpwstr>_Toc151574573</vt:lpwstr>
      </vt:variant>
      <vt:variant>
        <vt:i4>1310770</vt:i4>
      </vt:variant>
      <vt:variant>
        <vt:i4>56</vt:i4>
      </vt:variant>
      <vt:variant>
        <vt:i4>0</vt:i4>
      </vt:variant>
      <vt:variant>
        <vt:i4>5</vt:i4>
      </vt:variant>
      <vt:variant>
        <vt:lpwstr/>
      </vt:variant>
      <vt:variant>
        <vt:lpwstr>_Toc151574572</vt:lpwstr>
      </vt:variant>
      <vt:variant>
        <vt:i4>1310770</vt:i4>
      </vt:variant>
      <vt:variant>
        <vt:i4>50</vt:i4>
      </vt:variant>
      <vt:variant>
        <vt:i4>0</vt:i4>
      </vt:variant>
      <vt:variant>
        <vt:i4>5</vt:i4>
      </vt:variant>
      <vt:variant>
        <vt:lpwstr/>
      </vt:variant>
      <vt:variant>
        <vt:lpwstr>_Toc151574571</vt:lpwstr>
      </vt:variant>
      <vt:variant>
        <vt:i4>1310770</vt:i4>
      </vt:variant>
      <vt:variant>
        <vt:i4>44</vt:i4>
      </vt:variant>
      <vt:variant>
        <vt:i4>0</vt:i4>
      </vt:variant>
      <vt:variant>
        <vt:i4>5</vt:i4>
      </vt:variant>
      <vt:variant>
        <vt:lpwstr/>
      </vt:variant>
      <vt:variant>
        <vt:lpwstr>_Toc151574570</vt:lpwstr>
      </vt:variant>
      <vt:variant>
        <vt:i4>1376306</vt:i4>
      </vt:variant>
      <vt:variant>
        <vt:i4>38</vt:i4>
      </vt:variant>
      <vt:variant>
        <vt:i4>0</vt:i4>
      </vt:variant>
      <vt:variant>
        <vt:i4>5</vt:i4>
      </vt:variant>
      <vt:variant>
        <vt:lpwstr/>
      </vt:variant>
      <vt:variant>
        <vt:lpwstr>_Toc151574569</vt:lpwstr>
      </vt:variant>
      <vt:variant>
        <vt:i4>1376306</vt:i4>
      </vt:variant>
      <vt:variant>
        <vt:i4>32</vt:i4>
      </vt:variant>
      <vt:variant>
        <vt:i4>0</vt:i4>
      </vt:variant>
      <vt:variant>
        <vt:i4>5</vt:i4>
      </vt:variant>
      <vt:variant>
        <vt:lpwstr/>
      </vt:variant>
      <vt:variant>
        <vt:lpwstr>_Toc151574568</vt:lpwstr>
      </vt:variant>
      <vt:variant>
        <vt:i4>1376306</vt:i4>
      </vt:variant>
      <vt:variant>
        <vt:i4>26</vt:i4>
      </vt:variant>
      <vt:variant>
        <vt:i4>0</vt:i4>
      </vt:variant>
      <vt:variant>
        <vt:i4>5</vt:i4>
      </vt:variant>
      <vt:variant>
        <vt:lpwstr/>
      </vt:variant>
      <vt:variant>
        <vt:lpwstr>_Toc151574567</vt:lpwstr>
      </vt:variant>
      <vt:variant>
        <vt:i4>1376306</vt:i4>
      </vt:variant>
      <vt:variant>
        <vt:i4>20</vt:i4>
      </vt:variant>
      <vt:variant>
        <vt:i4>0</vt:i4>
      </vt:variant>
      <vt:variant>
        <vt:i4>5</vt:i4>
      </vt:variant>
      <vt:variant>
        <vt:lpwstr/>
      </vt:variant>
      <vt:variant>
        <vt:lpwstr>_Toc151574566</vt:lpwstr>
      </vt:variant>
      <vt:variant>
        <vt:i4>1376306</vt:i4>
      </vt:variant>
      <vt:variant>
        <vt:i4>14</vt:i4>
      </vt:variant>
      <vt:variant>
        <vt:i4>0</vt:i4>
      </vt:variant>
      <vt:variant>
        <vt:i4>5</vt:i4>
      </vt:variant>
      <vt:variant>
        <vt:lpwstr/>
      </vt:variant>
      <vt:variant>
        <vt:lpwstr>_Toc151574565</vt:lpwstr>
      </vt:variant>
      <vt:variant>
        <vt:i4>1376306</vt:i4>
      </vt:variant>
      <vt:variant>
        <vt:i4>8</vt:i4>
      </vt:variant>
      <vt:variant>
        <vt:i4>0</vt:i4>
      </vt:variant>
      <vt:variant>
        <vt:i4>5</vt:i4>
      </vt:variant>
      <vt:variant>
        <vt:lpwstr/>
      </vt:variant>
      <vt:variant>
        <vt:lpwstr>_Toc151574564</vt:lpwstr>
      </vt:variant>
      <vt:variant>
        <vt:i4>1376306</vt:i4>
      </vt:variant>
      <vt:variant>
        <vt:i4>2</vt:i4>
      </vt:variant>
      <vt:variant>
        <vt:i4>0</vt:i4>
      </vt:variant>
      <vt:variant>
        <vt:i4>5</vt:i4>
      </vt:variant>
      <vt:variant>
        <vt:lpwstr/>
      </vt:variant>
      <vt:variant>
        <vt:lpwstr>_Toc151574563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Enego Comley</dc:creator>
  <cp:keywords/>
  <dc:description/>
  <cp:lastModifiedBy>PANG, JUSTIN C.N. (Student)</cp:lastModifiedBy>
  <cp:revision>937</cp:revision>
  <dcterms:created xsi:type="dcterms:W3CDTF">2023-11-03T08:54:00Z</dcterms:created>
  <dcterms:modified xsi:type="dcterms:W3CDTF">2023-11-23T04:16:00Z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0x010100B429AEABB2DF9F4E902ED616D665133F</vt:lpwstr>
  </property>
  <property fmtid="{D5CDD505-2E9C-101B-9397-08002B2CF9AE}" pid="3" name="GrammarlyDocumentId">
    <vt:lpwstr>d7c108eb48442c9ef78f1d013af44ee6850835c292971a23c605876de2f1f9e9</vt:lpwstr>
  </property>
</Properties>
</file>